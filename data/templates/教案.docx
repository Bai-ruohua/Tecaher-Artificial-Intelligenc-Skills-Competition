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2"/>
        <w:ind w:left="227" w:firstLine="0"/>
        <w:rPr>
          <w:rFonts w:hint="eastAsia" w:ascii="Times New Roman" w:hAnsi="Times New Roman" w:eastAsia="黑体"/>
          <w:b w:val="0"/>
          <w:bCs w:val="0"/>
          <w:color w:val="auto"/>
          <w:sz w:val="32"/>
          <w:highlight w:val="none"/>
        </w:rPr>
      </w:pPr>
      <w:r>
        <w:rPr>
          <w:rFonts w:hint="eastAsia" w:ascii="Times New Roman" w:hAnsi="Times New Roman" w:eastAsia="黑体"/>
          <w:b w:val="0"/>
          <w:bCs w:val="0"/>
          <w:color w:val="auto"/>
          <w:sz w:val="32"/>
          <w:highlight w:val="none"/>
          <w:lang w:val="en-US" w:eastAsia="zh-CN"/>
        </w:rPr>
        <w:t>附</w:t>
      </w:r>
      <w:r>
        <w:rPr>
          <w:rFonts w:hint="eastAsia" w:ascii="Times New Roman" w:hAnsi="Times New Roman" w:eastAsia="黑体"/>
          <w:b w:val="0"/>
          <w:bCs w:val="0"/>
          <w:color w:val="auto"/>
          <w:sz w:val="32"/>
          <w:highlight w:val="none"/>
        </w:rPr>
        <w:t>件3</w:t>
      </w:r>
    </w:p>
    <w:p>
      <w:pPr>
        <w:pStyle w:val="4"/>
        <w:spacing w:before="2"/>
        <w:rPr>
          <w:rFonts w:ascii="黑体"/>
          <w:b/>
          <w:color w:val="auto"/>
          <w:sz w:val="45"/>
          <w:highlight w:val="none"/>
        </w:rPr>
      </w:pPr>
    </w:p>
    <w:p>
      <w:pPr>
        <w:spacing w:before="0" w:line="669" w:lineRule="exact"/>
        <w:ind w:left="97" w:right="0" w:firstLine="0"/>
        <w:jc w:val="center"/>
        <w:rPr>
          <w:rFonts w:hint="eastAsia" w:ascii="方正小标宋_GBK" w:eastAsia="方正小标宋_GBK"/>
          <w:color w:val="auto"/>
          <w:sz w:val="44"/>
          <w:highlight w:val="none"/>
        </w:rPr>
      </w:pPr>
      <w:r>
        <w:rPr>
          <w:rFonts w:hint="eastAsia" w:ascii="方正小标宋_GBK" w:eastAsia="方正小标宋_GBK"/>
          <w:color w:val="auto"/>
          <w:sz w:val="44"/>
          <w:highlight w:val="none"/>
          <w:lang w:eastAsia="zh-CN"/>
        </w:rPr>
        <w:t>宜宾工业</w:t>
      </w:r>
      <w:r>
        <w:rPr>
          <w:rFonts w:hint="eastAsia" w:ascii="方正小标宋_GBK" w:eastAsia="方正小标宋_GBK"/>
          <w:color w:val="auto"/>
          <w:sz w:val="44"/>
          <w:highlight w:val="none"/>
        </w:rPr>
        <w:t>职业技术学院《教案》</w:t>
      </w:r>
    </w:p>
    <w:p>
      <w:pPr>
        <w:pStyle w:val="4"/>
        <w:spacing w:before="1"/>
        <w:rPr>
          <w:rFonts w:ascii="方正小标宋_GBK"/>
          <w:color w:val="auto"/>
          <w:sz w:val="44"/>
          <w:highlight w:val="none"/>
        </w:rPr>
      </w:pPr>
    </w:p>
    <w:p>
      <w:pPr>
        <w:spacing w:before="0"/>
        <w:ind w:left="100" w:right="0" w:firstLine="0"/>
        <w:jc w:val="center"/>
        <w:rPr>
          <w:rFonts w:hint="eastAsia" w:ascii="黑体" w:eastAsia="黑体"/>
          <w:b/>
          <w:color w:val="auto"/>
          <w:sz w:val="28"/>
          <w:highlight w:val="none"/>
        </w:rPr>
      </w:pPr>
      <w:bookmarkStart w:id="0" w:name="广西物流职业技术学院2021~ 2022学年 上 学期"/>
      <w:bookmarkEnd w:id="0"/>
      <w:r>
        <w:rPr>
          <w:rFonts w:hint="eastAsia" w:ascii="方正小标宋简体" w:eastAsia="方正小标宋简体"/>
          <w:b/>
          <w:color w:val="auto"/>
          <w:sz w:val="28"/>
          <w:highlight w:val="none"/>
        </w:rPr>
        <w:t>202</w:t>
      </w:r>
      <w:r>
        <w:rPr>
          <w:rFonts w:hint="eastAsia" w:ascii="方正小标宋简体" w:eastAsia="方正小标宋简体"/>
          <w:b/>
          <w:color w:val="auto"/>
          <w:sz w:val="28"/>
          <w:highlight w:val="none"/>
          <w:lang w:val="en-US" w:eastAsia="zh-CN"/>
        </w:rPr>
        <w:t>5</w:t>
      </w:r>
      <w:r>
        <w:rPr>
          <w:rFonts w:hint="eastAsia" w:ascii="方正小标宋简体" w:eastAsia="方正小标宋简体"/>
          <w:b/>
          <w:color w:val="auto"/>
          <w:sz w:val="28"/>
          <w:highlight w:val="none"/>
        </w:rPr>
        <w:t>~202</w:t>
      </w:r>
      <w:r>
        <w:rPr>
          <w:rFonts w:hint="eastAsia" w:ascii="方正小标宋简体" w:eastAsia="方正小标宋简体"/>
          <w:b/>
          <w:color w:val="auto"/>
          <w:sz w:val="28"/>
          <w:highlight w:val="none"/>
          <w:lang w:val="en-US" w:eastAsia="zh-CN"/>
        </w:rPr>
        <w:t>6</w:t>
      </w:r>
      <w:r>
        <w:rPr>
          <w:rFonts w:hint="eastAsia" w:ascii="黑体" w:eastAsia="黑体"/>
          <w:b/>
          <w:color w:val="auto"/>
          <w:sz w:val="28"/>
          <w:highlight w:val="none"/>
        </w:rPr>
        <w:t>学年</w:t>
      </w:r>
      <w:r>
        <w:rPr>
          <w:rFonts w:hint="eastAsia" w:ascii="黑体" w:eastAsia="黑体"/>
          <w:b/>
          <w:color w:val="auto"/>
          <w:sz w:val="28"/>
          <w:highlight w:val="none"/>
          <w:lang w:val="en-US" w:eastAsia="zh-CN"/>
        </w:rPr>
        <w:t xml:space="preserve"> 下 </w:t>
      </w:r>
      <w:r>
        <w:rPr>
          <w:rFonts w:hint="eastAsia" w:ascii="黑体" w:eastAsia="黑体"/>
          <w:b/>
          <w:color w:val="auto"/>
          <w:sz w:val="28"/>
          <w:highlight w:val="none"/>
        </w:rPr>
        <w:t>学期</w:t>
      </w:r>
    </w:p>
    <w:p>
      <w:pPr>
        <w:pStyle w:val="4"/>
        <w:rPr>
          <w:rFonts w:ascii="黑体"/>
          <w:b/>
          <w:color w:val="auto"/>
          <w:highlight w:val="none"/>
        </w:rPr>
      </w:pPr>
    </w:p>
    <w:p>
      <w:pPr>
        <w:pStyle w:val="4"/>
        <w:rPr>
          <w:rFonts w:ascii="黑体"/>
          <w:b/>
          <w:color w:val="auto"/>
          <w:highlight w:val="none"/>
        </w:rPr>
      </w:pPr>
    </w:p>
    <w:p>
      <w:pPr>
        <w:pStyle w:val="4"/>
        <w:rPr>
          <w:rFonts w:ascii="黑体"/>
          <w:b/>
          <w:color w:val="auto"/>
          <w:highlight w:val="none"/>
        </w:rPr>
      </w:pPr>
    </w:p>
    <w:p>
      <w:pPr>
        <w:pStyle w:val="4"/>
        <w:spacing w:before="9"/>
        <w:rPr>
          <w:rFonts w:ascii="黑体"/>
          <w:b/>
          <w:color w:val="auto"/>
          <w:sz w:val="22"/>
          <w:highlight w:val="none"/>
        </w:rPr>
      </w:pPr>
    </w:p>
    <w:p>
      <w:pPr>
        <w:spacing w:before="0"/>
        <w:ind w:left="580" w:right="0" w:firstLine="0"/>
        <w:jc w:val="center"/>
        <w:rPr>
          <w:b/>
          <w:color w:val="auto"/>
          <w:sz w:val="24"/>
          <w:highlight w:val="none"/>
        </w:rPr>
      </w:pPr>
      <w:r>
        <w:rPr>
          <w:b/>
          <w:color w:val="auto"/>
          <w:sz w:val="24"/>
          <w:highlight w:val="none"/>
        </w:rPr>
        <w:t>《</w:t>
      </w:r>
      <w:r>
        <w:rPr>
          <w:rFonts w:hint="eastAsia"/>
          <w:b/>
          <w:color w:val="auto"/>
          <w:sz w:val="24"/>
          <w:highlight w:val="none"/>
          <w:lang w:val="en-US" w:eastAsia="zh-CN"/>
        </w:rPr>
        <w:t>程序设计基础（Python）</w:t>
      </w:r>
      <w:r>
        <w:rPr>
          <w:b/>
          <w:color w:val="auto"/>
          <w:sz w:val="24"/>
          <w:highlight w:val="none"/>
        </w:rPr>
        <w:t>》</w:t>
      </w:r>
    </w:p>
    <w:p>
      <w:pPr>
        <w:pStyle w:val="4"/>
        <w:rPr>
          <w:b/>
          <w:color w:val="auto"/>
          <w:sz w:val="24"/>
          <w:highlight w:val="none"/>
        </w:rPr>
      </w:pPr>
    </w:p>
    <w:p>
      <w:pPr>
        <w:pStyle w:val="4"/>
        <w:spacing w:before="11"/>
        <w:rPr>
          <w:b/>
          <w:color w:val="auto"/>
          <w:sz w:val="24"/>
          <w:highlight w:val="none"/>
        </w:rPr>
      </w:pPr>
    </w:p>
    <w:p>
      <w:pPr>
        <w:tabs>
          <w:tab w:val="left" w:pos="1177"/>
        </w:tabs>
        <w:spacing w:before="0"/>
        <w:ind w:left="578" w:right="0" w:firstLine="0"/>
        <w:jc w:val="center"/>
        <w:rPr>
          <w:b/>
          <w:color w:val="auto"/>
          <w:sz w:val="24"/>
          <w:highlight w:val="none"/>
        </w:rPr>
      </w:pPr>
      <w:r>
        <w:rPr>
          <w:b/>
          <w:color w:val="auto"/>
          <w:sz w:val="24"/>
          <w:highlight w:val="none"/>
        </w:rPr>
        <w:t>教</w:t>
      </w:r>
      <w:r>
        <w:rPr>
          <w:b/>
          <w:color w:val="auto"/>
          <w:sz w:val="24"/>
          <w:highlight w:val="none"/>
        </w:rPr>
        <w:tab/>
      </w:r>
      <w:r>
        <w:rPr>
          <w:b/>
          <w:color w:val="auto"/>
          <w:sz w:val="24"/>
          <w:highlight w:val="none"/>
        </w:rPr>
        <w:t>案</w:t>
      </w:r>
    </w:p>
    <w:p>
      <w:pPr>
        <w:pStyle w:val="4"/>
        <w:rPr>
          <w:b/>
          <w:color w:val="auto"/>
          <w:sz w:val="24"/>
          <w:highlight w:val="none"/>
        </w:rPr>
      </w:pPr>
    </w:p>
    <w:p>
      <w:pPr>
        <w:pStyle w:val="4"/>
        <w:rPr>
          <w:b/>
          <w:color w:val="auto"/>
          <w:sz w:val="24"/>
          <w:highlight w:val="none"/>
        </w:rPr>
      </w:pPr>
    </w:p>
    <w:p>
      <w:pPr>
        <w:tabs>
          <w:tab w:val="left" w:pos="6423"/>
        </w:tabs>
        <w:spacing w:before="75"/>
        <w:ind w:left="2148" w:leftChars="0" w:right="0" w:firstLine="720" w:firstLineChars="0"/>
        <w:jc w:val="left"/>
        <w:rPr>
          <w:rFonts w:hint="default" w:eastAsia="仿宋_GB2312"/>
          <w:b/>
          <w:color w:val="auto"/>
          <w:sz w:val="24"/>
          <w:highlight w:val="none"/>
          <w:lang w:val="en-US" w:eastAsia="zh-CN"/>
        </w:rPr>
      </w:pPr>
      <w:r>
        <w:rPr>
          <w:b/>
          <w:color w:val="auto"/>
          <w:sz w:val="24"/>
          <w:highlight w:val="none"/>
        </w:rPr>
        <w:t>授课班级</w:t>
      </w:r>
      <w:r>
        <w:rPr>
          <w:b/>
          <w:color w:val="auto"/>
          <w:spacing w:val="-3"/>
          <w:sz w:val="24"/>
          <w:highlight w:val="none"/>
        </w:rPr>
        <w:t>：</w:t>
      </w:r>
      <w:r>
        <w:rPr>
          <w:rFonts w:ascii="Times New Roman" w:eastAsia="Times New Roman"/>
          <w:b/>
          <w:color w:val="auto"/>
          <w:sz w:val="24"/>
          <w:highlight w:val="none"/>
          <w:u w:val="single"/>
        </w:rPr>
        <w:t xml:space="preserve"> </w:t>
      </w:r>
      <w:r>
        <w:rPr>
          <w:rFonts w:ascii="Times New Roman" w:eastAsia="Times New Roman"/>
          <w:b/>
          <w:color w:val="auto"/>
          <w:sz w:val="24"/>
          <w:highlight w:val="none"/>
          <w:u w:val="single"/>
        </w:rPr>
        <w:tab/>
      </w:r>
      <w:r>
        <w:rPr>
          <w:rFonts w:hint="eastAsia" w:ascii="Times New Roman" w:eastAsia="宋体"/>
          <w:b/>
          <w:color w:val="auto"/>
          <w:sz w:val="24"/>
          <w:highlight w:val="none"/>
          <w:u w:val="single"/>
          <w:lang w:val="en-US" w:eastAsia="zh-CN"/>
        </w:rPr>
        <w:t xml:space="preserve">       </w:t>
      </w:r>
    </w:p>
    <w:p>
      <w:pPr>
        <w:pStyle w:val="4"/>
        <w:spacing w:before="3"/>
        <w:ind w:left="720" w:leftChars="0" w:firstLine="720" w:firstLineChars="0"/>
        <w:rPr>
          <w:b/>
          <w:color w:val="auto"/>
          <w:sz w:val="20"/>
          <w:highlight w:val="none"/>
        </w:rPr>
      </w:pPr>
    </w:p>
    <w:p>
      <w:pPr>
        <w:tabs>
          <w:tab w:val="left" w:pos="6423"/>
        </w:tabs>
        <w:spacing w:before="75"/>
        <w:ind w:left="2148" w:leftChars="0" w:right="0" w:firstLine="720" w:firstLineChars="0"/>
        <w:jc w:val="left"/>
        <w:rPr>
          <w:rFonts w:hint="default" w:ascii="Times New Roman" w:eastAsia="宋体"/>
          <w:b/>
          <w:color w:val="auto"/>
          <w:sz w:val="24"/>
          <w:highlight w:val="none"/>
          <w:lang w:val="en-US" w:eastAsia="zh-CN"/>
        </w:rPr>
      </w:pPr>
      <w:r>
        <w:rPr>
          <w:b/>
          <w:color w:val="auto"/>
          <w:w w:val="95"/>
          <w:sz w:val="24"/>
          <w:highlight w:val="none"/>
        </w:rPr>
        <w:t>授课教师</w:t>
      </w:r>
      <w:r>
        <w:rPr>
          <w:b/>
          <w:color w:val="auto"/>
          <w:spacing w:val="-3"/>
          <w:w w:val="95"/>
          <w:sz w:val="24"/>
          <w:highlight w:val="none"/>
        </w:rPr>
        <w:t>：</w:t>
      </w:r>
      <w:r>
        <w:rPr>
          <w:rFonts w:hint="eastAsia"/>
          <w:b/>
          <w:color w:val="auto"/>
          <w:spacing w:val="-3"/>
          <w:w w:val="95"/>
          <w:sz w:val="24"/>
          <w:highlight w:val="none"/>
          <w:lang w:val="en-US" w:eastAsia="zh-CN"/>
        </w:rPr>
        <w:t xml:space="preserve"> </w:t>
      </w:r>
      <w:r>
        <w:rPr>
          <w:rFonts w:ascii="Times New Roman" w:eastAsia="Times New Roman"/>
          <w:b/>
          <w:color w:val="auto"/>
          <w:sz w:val="24"/>
          <w:highlight w:val="none"/>
          <w:u w:val="single"/>
        </w:rPr>
        <w:t xml:space="preserve"> </w:t>
      </w:r>
      <w:r>
        <w:rPr>
          <w:rFonts w:ascii="Times New Roman" w:eastAsia="Times New Roman"/>
          <w:b/>
          <w:color w:val="auto"/>
          <w:sz w:val="24"/>
          <w:highlight w:val="none"/>
          <w:u w:val="single"/>
        </w:rPr>
        <w:tab/>
      </w:r>
      <w:r>
        <w:rPr>
          <w:rFonts w:hint="eastAsia" w:ascii="Times New Roman" w:eastAsia="宋体"/>
          <w:b/>
          <w:color w:val="auto"/>
          <w:sz w:val="24"/>
          <w:highlight w:val="none"/>
          <w:u w:val="single"/>
          <w:lang w:val="en-US" w:eastAsia="zh-CN"/>
        </w:rPr>
        <w:t xml:space="preserve">       </w:t>
      </w:r>
    </w:p>
    <w:p>
      <w:pPr>
        <w:pStyle w:val="4"/>
        <w:spacing w:before="3"/>
        <w:rPr>
          <w:rFonts w:ascii="Times New Roman"/>
          <w:b/>
          <w:color w:val="auto"/>
          <w:sz w:val="22"/>
          <w:highlight w:val="none"/>
        </w:rPr>
      </w:pPr>
    </w:p>
    <w:p>
      <w:pPr>
        <w:tabs>
          <w:tab w:val="left" w:pos="6423"/>
        </w:tabs>
        <w:spacing w:before="75"/>
        <w:ind w:left="2148" w:leftChars="0" w:right="0" w:firstLine="720" w:firstLineChars="0"/>
        <w:jc w:val="left"/>
        <w:rPr>
          <w:rFonts w:hint="default" w:ascii="Times New Roman" w:eastAsia="宋体"/>
          <w:b/>
          <w:color w:val="auto"/>
          <w:sz w:val="24"/>
          <w:highlight w:val="none"/>
          <w:lang w:val="en-US" w:eastAsia="zh-CN"/>
        </w:rPr>
      </w:pPr>
      <w:r>
        <w:rPr>
          <w:b/>
          <w:color w:val="auto"/>
          <w:w w:val="95"/>
          <w:sz w:val="24"/>
          <w:highlight w:val="none"/>
        </w:rPr>
        <w:t>课时总数</w:t>
      </w:r>
      <w:r>
        <w:rPr>
          <w:b/>
          <w:color w:val="auto"/>
          <w:spacing w:val="-3"/>
          <w:w w:val="95"/>
          <w:sz w:val="24"/>
          <w:highlight w:val="none"/>
        </w:rPr>
        <w:t>：</w:t>
      </w:r>
      <w:r>
        <w:rPr>
          <w:rFonts w:ascii="Times New Roman" w:eastAsia="Times New Roman"/>
          <w:b/>
          <w:color w:val="auto"/>
          <w:sz w:val="24"/>
          <w:highlight w:val="none"/>
          <w:u w:val="single"/>
        </w:rPr>
        <w:t xml:space="preserve"> </w:t>
      </w:r>
      <w:r>
        <w:rPr>
          <w:rFonts w:ascii="Times New Roman" w:eastAsia="Times New Roman"/>
          <w:b/>
          <w:color w:val="auto"/>
          <w:sz w:val="24"/>
          <w:highlight w:val="none"/>
          <w:u w:val="single"/>
        </w:rPr>
        <w:tab/>
      </w:r>
      <w:r>
        <w:rPr>
          <w:rFonts w:hint="eastAsia" w:ascii="Times New Roman" w:eastAsia="宋体"/>
          <w:b/>
          <w:color w:val="auto"/>
          <w:sz w:val="24"/>
          <w:highlight w:val="none"/>
          <w:u w:val="single"/>
          <w:lang w:val="en-US" w:eastAsia="zh-CN"/>
        </w:rPr>
        <w:t xml:space="preserve">       </w:t>
      </w:r>
    </w:p>
    <w:p>
      <w:pPr>
        <w:pStyle w:val="4"/>
        <w:spacing w:before="6"/>
        <w:ind w:left="720" w:leftChars="0" w:firstLine="720" w:firstLineChars="0"/>
        <w:rPr>
          <w:rFonts w:ascii="Times New Roman"/>
          <w:b/>
          <w:color w:val="auto"/>
          <w:sz w:val="22"/>
          <w:highlight w:val="none"/>
        </w:rPr>
      </w:pPr>
    </w:p>
    <w:p>
      <w:pPr>
        <w:tabs>
          <w:tab w:val="left" w:pos="6423"/>
        </w:tabs>
        <w:spacing w:before="74"/>
        <w:ind w:left="2148" w:leftChars="0" w:right="0" w:firstLine="720" w:firstLineChars="0"/>
        <w:jc w:val="left"/>
        <w:rPr>
          <w:rFonts w:hint="default" w:ascii="Times New Roman" w:eastAsia="宋体"/>
          <w:b/>
          <w:color w:val="auto"/>
          <w:sz w:val="24"/>
          <w:highlight w:val="none"/>
          <w:lang w:val="en-US" w:eastAsia="zh-CN"/>
        </w:rPr>
      </w:pPr>
      <w:r>
        <w:rPr>
          <w:b/>
          <w:color w:val="auto"/>
          <w:w w:val="95"/>
          <w:sz w:val="24"/>
          <w:highlight w:val="none"/>
        </w:rPr>
        <w:t>课程类型</w:t>
      </w:r>
      <w:r>
        <w:rPr>
          <w:b/>
          <w:color w:val="auto"/>
          <w:spacing w:val="-3"/>
          <w:w w:val="95"/>
          <w:sz w:val="24"/>
          <w:highlight w:val="none"/>
        </w:rPr>
        <w:t>：</w:t>
      </w:r>
      <w:r>
        <w:rPr>
          <w:rFonts w:ascii="Times New Roman" w:eastAsia="Times New Roman"/>
          <w:b/>
          <w:color w:val="auto"/>
          <w:sz w:val="24"/>
          <w:highlight w:val="none"/>
          <w:u w:val="single"/>
        </w:rPr>
        <w:t xml:space="preserve"> </w:t>
      </w:r>
      <w:r>
        <w:rPr>
          <w:rFonts w:ascii="Times New Roman" w:eastAsia="Times New Roman"/>
          <w:b/>
          <w:color w:val="auto"/>
          <w:sz w:val="24"/>
          <w:highlight w:val="none"/>
          <w:u w:val="single"/>
        </w:rPr>
        <w:tab/>
      </w:r>
      <w:r>
        <w:rPr>
          <w:rFonts w:hint="eastAsia" w:ascii="Times New Roman" w:eastAsia="宋体"/>
          <w:b/>
          <w:color w:val="auto"/>
          <w:sz w:val="24"/>
          <w:highlight w:val="none"/>
          <w:u w:val="single"/>
          <w:lang w:val="en-US" w:eastAsia="zh-CN"/>
        </w:rPr>
        <w:t xml:space="preserve">       </w:t>
      </w:r>
    </w:p>
    <w:p>
      <w:pPr>
        <w:pStyle w:val="4"/>
        <w:spacing w:before="6"/>
        <w:ind w:left="720" w:leftChars="0" w:firstLine="720" w:firstLineChars="0"/>
        <w:rPr>
          <w:rFonts w:ascii="Times New Roman"/>
          <w:b/>
          <w:color w:val="auto"/>
          <w:sz w:val="22"/>
          <w:highlight w:val="none"/>
        </w:rPr>
      </w:pPr>
    </w:p>
    <w:p>
      <w:pPr>
        <w:tabs>
          <w:tab w:val="left" w:pos="6423"/>
        </w:tabs>
        <w:spacing w:before="75"/>
        <w:ind w:left="2148" w:leftChars="0" w:right="0" w:firstLine="720" w:firstLineChars="0"/>
        <w:jc w:val="left"/>
        <w:rPr>
          <w:rFonts w:hint="default" w:ascii="Times New Roman" w:eastAsia="宋体"/>
          <w:b/>
          <w:color w:val="auto"/>
          <w:sz w:val="24"/>
          <w:highlight w:val="none"/>
          <w:lang w:val="en-US" w:eastAsia="zh-CN"/>
        </w:rPr>
      </w:pPr>
      <w:r>
        <w:rPr>
          <w:b/>
          <w:color w:val="auto"/>
          <w:w w:val="95"/>
          <w:sz w:val="24"/>
          <w:highlight w:val="none"/>
        </w:rPr>
        <w:t>考试类型：</w:t>
      </w:r>
      <w:r>
        <w:rPr>
          <w:b/>
          <w:color w:val="auto"/>
          <w:sz w:val="24"/>
          <w:highlight w:val="none"/>
        </w:rPr>
        <w:t xml:space="preserve"> </w:t>
      </w:r>
      <w:r>
        <w:rPr>
          <w:rFonts w:ascii="Times New Roman" w:eastAsia="Times New Roman"/>
          <w:b/>
          <w:color w:val="auto"/>
          <w:sz w:val="24"/>
          <w:highlight w:val="none"/>
          <w:u w:val="single"/>
        </w:rPr>
        <w:t xml:space="preserve"> </w:t>
      </w:r>
      <w:r>
        <w:rPr>
          <w:rFonts w:ascii="Times New Roman" w:eastAsia="Times New Roman"/>
          <w:b/>
          <w:color w:val="auto"/>
          <w:sz w:val="24"/>
          <w:highlight w:val="none"/>
          <w:u w:val="single"/>
        </w:rPr>
        <w:tab/>
      </w:r>
      <w:r>
        <w:rPr>
          <w:rFonts w:hint="eastAsia" w:ascii="Times New Roman" w:eastAsia="宋体"/>
          <w:b/>
          <w:color w:val="auto"/>
          <w:sz w:val="24"/>
          <w:highlight w:val="none"/>
          <w:u w:val="single"/>
          <w:lang w:val="en-US" w:eastAsia="zh-CN"/>
        </w:rPr>
        <w:t xml:space="preserve">       </w:t>
      </w:r>
    </w:p>
    <w:p>
      <w:pPr>
        <w:pStyle w:val="4"/>
        <w:spacing w:before="4"/>
        <w:rPr>
          <w:rFonts w:ascii="Times New Roman"/>
          <w:b/>
          <w:color w:val="auto"/>
          <w:sz w:val="22"/>
          <w:highlight w:val="none"/>
        </w:rPr>
      </w:pPr>
    </w:p>
    <w:p>
      <w:pPr>
        <w:spacing w:before="74"/>
        <w:ind w:left="2148" w:leftChars="0" w:right="0" w:firstLine="720" w:firstLineChars="0"/>
        <w:jc w:val="left"/>
        <w:rPr>
          <w:rFonts w:hint="default" w:eastAsia="宋体"/>
          <w:b/>
          <w:color w:val="auto"/>
          <w:sz w:val="24"/>
          <w:highlight w:val="none"/>
          <w:lang w:val="en-US" w:eastAsia="zh-CN"/>
        </w:rPr>
      </w:pPr>
      <w:r>
        <w:rPr>
          <w:b/>
          <w:color w:val="auto"/>
          <w:sz w:val="24"/>
          <w:highlight w:val="none"/>
        </w:rPr>
        <w:t>使用教材</w:t>
      </w:r>
      <w:r>
        <w:rPr>
          <w:b/>
          <w:color w:val="auto"/>
          <w:spacing w:val="-3"/>
          <w:sz w:val="24"/>
          <w:highlight w:val="none"/>
        </w:rPr>
        <w:t>：</w:t>
      </w:r>
      <w:r>
        <w:rPr>
          <w:b/>
          <w:color w:val="auto"/>
          <w:spacing w:val="-3"/>
          <w:sz w:val="24"/>
          <w:highlight w:val="none"/>
          <w:u w:val="single"/>
        </w:rPr>
        <w:t xml:space="preserve"> </w:t>
      </w:r>
      <w:r>
        <w:rPr>
          <w:b/>
          <w:color w:val="auto"/>
          <w:sz w:val="24"/>
          <w:highlight w:val="none"/>
          <w:u w:val="single"/>
        </w:rPr>
        <w:t xml:space="preserve"> 《</w:t>
      </w:r>
      <w:r>
        <w:rPr>
          <w:rFonts w:hint="eastAsia"/>
          <w:b/>
          <w:color w:val="auto"/>
          <w:sz w:val="24"/>
          <w:highlight w:val="none"/>
          <w:u w:val="single"/>
          <w:lang w:val="en-US" w:eastAsia="zh-CN"/>
        </w:rPr>
        <w:t>Python程序设计基础教程</w:t>
      </w:r>
      <w:r>
        <w:rPr>
          <w:b/>
          <w:color w:val="auto"/>
          <w:sz w:val="24"/>
          <w:highlight w:val="none"/>
          <w:u w:val="single"/>
        </w:rPr>
        <w:t>》</w:t>
      </w:r>
      <w:r>
        <w:rPr>
          <w:rFonts w:hint="eastAsia"/>
          <w:b/>
          <w:color w:val="auto"/>
          <w:sz w:val="24"/>
          <w:highlight w:val="none"/>
          <w:u w:val="single"/>
          <w:lang w:val="en-US" w:eastAsia="zh-CN"/>
        </w:rPr>
        <w:t xml:space="preserve">   </w:t>
      </w:r>
    </w:p>
    <w:p>
      <w:pPr>
        <w:pStyle w:val="4"/>
        <w:spacing w:before="11"/>
        <w:ind w:left="720" w:leftChars="0" w:firstLine="720" w:firstLineChars="0"/>
        <w:rPr>
          <w:b/>
          <w:color w:val="auto"/>
          <w:sz w:val="20"/>
          <w:highlight w:val="none"/>
        </w:rPr>
      </w:pPr>
    </w:p>
    <w:p>
      <w:pPr>
        <w:pStyle w:val="4"/>
        <w:ind w:firstLine="3380" w:firstLineChars="1403"/>
        <w:rPr>
          <w:rFonts w:hint="default" w:eastAsia="仿宋_GB2312"/>
          <w:b/>
          <w:color w:val="auto"/>
          <w:sz w:val="22"/>
          <w:highlight w:val="none"/>
          <w:lang w:val="en-US" w:eastAsia="zh-CN"/>
        </w:rPr>
      </w:pPr>
      <w:r>
        <w:rPr>
          <w:b/>
          <w:color w:val="auto"/>
          <w:sz w:val="24"/>
          <w:highlight w:val="none"/>
          <w:u w:val="single"/>
        </w:rPr>
        <w:t>主编</w:t>
      </w:r>
      <w:r>
        <w:rPr>
          <w:b/>
          <w:color w:val="auto"/>
          <w:spacing w:val="-3"/>
          <w:sz w:val="24"/>
          <w:highlight w:val="none"/>
          <w:u w:val="single"/>
        </w:rPr>
        <w:t xml:space="preserve"> </w:t>
      </w:r>
      <w:r>
        <w:rPr>
          <w:rFonts w:hint="eastAsia"/>
          <w:b/>
          <w:color w:val="auto"/>
          <w:sz w:val="24"/>
          <w:highlight w:val="none"/>
          <w:u w:val="single"/>
          <w:lang w:val="en-US" w:eastAsia="zh-CN"/>
        </w:rPr>
        <w:t xml:space="preserve">               </w:t>
      </w:r>
      <w:r>
        <w:rPr>
          <w:b/>
          <w:color w:val="auto"/>
          <w:sz w:val="24"/>
          <w:highlight w:val="none"/>
          <w:u w:val="single"/>
        </w:rPr>
        <w:tab/>
      </w:r>
      <w:r>
        <w:rPr>
          <w:rFonts w:hint="eastAsia"/>
          <w:b/>
          <w:color w:val="auto"/>
          <w:w w:val="95"/>
          <w:sz w:val="24"/>
          <w:highlight w:val="none"/>
          <w:u w:val="single"/>
          <w:lang w:val="en-US" w:eastAsia="zh-CN"/>
        </w:rPr>
        <w:t xml:space="preserve">         </w:t>
      </w:r>
    </w:p>
    <w:p>
      <w:pPr>
        <w:tabs>
          <w:tab w:val="left" w:pos="3352"/>
          <w:tab w:val="left" w:pos="6368"/>
        </w:tabs>
        <w:spacing w:before="1"/>
        <w:ind w:left="1428" w:right="0" w:firstLine="0"/>
        <w:jc w:val="left"/>
        <w:rPr>
          <w:b/>
          <w:color w:val="auto"/>
          <w:sz w:val="24"/>
          <w:highlight w:val="none"/>
        </w:rPr>
      </w:pPr>
    </w:p>
    <w:p>
      <w:pPr>
        <w:pStyle w:val="4"/>
        <w:spacing w:before="4"/>
        <w:rPr>
          <w:rFonts w:ascii="Times New Roman"/>
          <w:b/>
          <w:color w:val="auto"/>
          <w:sz w:val="2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jc w:val="center"/>
        <w:rPr>
          <w:rFonts w:hint="default" w:eastAsia="仿宋_GB2312"/>
          <w:b/>
          <w:color w:val="auto"/>
          <w:sz w:val="28"/>
          <w:szCs w:val="28"/>
          <w:highlight w:val="none"/>
          <w:lang w:val="en-US" w:eastAsia="zh-CN"/>
        </w:rPr>
      </w:pPr>
      <w:r>
        <w:rPr>
          <w:rFonts w:hint="eastAsia"/>
          <w:b/>
          <w:color w:val="auto"/>
          <w:sz w:val="28"/>
          <w:szCs w:val="28"/>
          <w:highlight w:val="none"/>
          <w:lang w:val="en-US" w:eastAsia="zh-CN"/>
        </w:rPr>
        <w:t>教务处 制</w:t>
      </w: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pPr>
    </w:p>
    <w:p>
      <w:pPr>
        <w:pStyle w:val="4"/>
        <w:spacing w:before="4"/>
        <w:rPr>
          <w:b/>
          <w:color w:val="auto"/>
          <w:sz w:val="12"/>
          <w:highlight w:val="none"/>
        </w:rPr>
        <w:sectPr>
          <w:footerReference r:id="rId3" w:type="default"/>
          <w:pgSz w:w="11910" w:h="16840"/>
          <w:pgMar w:top="1440" w:right="1803" w:bottom="1440" w:left="1803" w:header="0" w:footer="1033" w:gutter="0"/>
          <w:pgBorders>
            <w:top w:val="none" w:sz="0" w:space="0"/>
            <w:left w:val="none" w:sz="0" w:space="0"/>
            <w:bottom w:val="none" w:sz="0" w:space="0"/>
            <w:right w:val="none" w:sz="0" w:space="0"/>
          </w:pgBorders>
          <w:pgNumType w:fmt="numberInDash"/>
          <w:cols w:space="720" w:num="1"/>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918"/>
        <w:gridCol w:w="1347"/>
        <w:gridCol w:w="2418"/>
        <w:gridCol w:w="1556"/>
        <w:gridCol w:w="614"/>
        <w:gridCol w:w="585"/>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项目</w:t>
            </w:r>
            <w:r>
              <w:rPr>
                <w:rFonts w:hint="eastAsia" w:ascii="宋体" w:hAnsi="宋体" w:eastAsia="宋体" w:cs="宋体"/>
                <w:color w:val="auto"/>
                <w:sz w:val="21"/>
                <w:szCs w:val="21"/>
                <w:highlight w:val="none"/>
              </w:rPr>
              <w:t xml:space="preserve">1 </w:t>
            </w:r>
            <w:r>
              <w:rPr>
                <w:rFonts w:hint="eastAsia"/>
                <w:b/>
                <w:spacing w:val="20"/>
                <w:szCs w:val="21"/>
              </w:rPr>
              <w:t>Python向你招手</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szCs w:val="21"/>
                <w:highlight w:val="none"/>
              </w:rPr>
              <w:t>学生对</w:t>
            </w:r>
            <w:r>
              <w:rPr>
                <w:rFonts w:hint="eastAsia" w:ascii="宋体" w:hAnsi="宋体" w:eastAsia="宋体" w:cs="宋体"/>
                <w:color w:val="auto"/>
                <w:spacing w:val="-3"/>
                <w:w w:val="95"/>
                <w:sz w:val="21"/>
                <w:szCs w:val="21"/>
                <w:highlight w:val="none"/>
                <w:lang w:val="en-US" w:eastAsia="zh-CN"/>
              </w:rPr>
              <w:t>数媒</w:t>
            </w:r>
            <w:r>
              <w:rPr>
                <w:rFonts w:hint="eastAsia" w:ascii="宋体" w:hAnsi="宋体" w:eastAsia="宋体" w:cs="宋体"/>
                <w:color w:val="auto"/>
                <w:spacing w:val="-3"/>
                <w:w w:val="95"/>
                <w:sz w:val="21"/>
                <w:szCs w:val="21"/>
                <w:highlight w:val="none"/>
              </w:rPr>
              <w:t>行业及</w:t>
            </w:r>
            <w:r>
              <w:rPr>
                <w:rFonts w:hint="eastAsia" w:ascii="宋体" w:hAnsi="宋体" w:eastAsia="宋体" w:cs="宋体"/>
                <w:color w:val="auto"/>
                <w:spacing w:val="-3"/>
                <w:w w:val="95"/>
                <w:sz w:val="21"/>
                <w:szCs w:val="21"/>
                <w:highlight w:val="none"/>
                <w:lang w:val="en-US" w:eastAsia="zh-CN"/>
              </w:rPr>
              <w:t>编程</w:t>
            </w:r>
            <w:r>
              <w:rPr>
                <w:rFonts w:hint="eastAsia" w:ascii="宋体" w:hAnsi="宋体" w:eastAsia="宋体" w:cs="宋体"/>
                <w:color w:val="auto"/>
                <w:spacing w:val="-3"/>
                <w:w w:val="95"/>
                <w:sz w:val="21"/>
                <w:szCs w:val="21"/>
                <w:highlight w:val="none"/>
              </w:rPr>
              <w:t>发展认知不清，对行业未来发展方</w:t>
            </w:r>
            <w:r>
              <w:rPr>
                <w:rFonts w:hint="eastAsia" w:ascii="宋体" w:hAnsi="宋体" w:eastAsia="宋体" w:cs="宋体"/>
                <w:color w:val="auto"/>
                <w:spacing w:val="-3"/>
                <w:sz w:val="21"/>
                <w:szCs w:val="21"/>
                <w:highlight w:val="none"/>
              </w:rPr>
              <w:t>向不明确，不能结合行业发展思考和确定个人职业规划</w:t>
            </w:r>
            <w:r>
              <w:rPr>
                <w:rFonts w:hint="eastAsia" w:ascii="宋体" w:hAnsi="宋体" w:eastAsia="宋体" w:cs="宋体"/>
                <w:color w:val="auto"/>
                <w:spacing w:val="-3"/>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学生未能把</w:t>
            </w:r>
            <w:r>
              <w:rPr>
                <w:rFonts w:hint="eastAsia" w:ascii="宋体" w:hAnsi="宋体" w:eastAsia="宋体" w:cs="宋体"/>
                <w:color w:val="auto"/>
                <w:sz w:val="21"/>
                <w:szCs w:val="21"/>
                <w:highlight w:val="none"/>
                <w:lang w:val="en-US" w:eastAsia="zh-CN"/>
              </w:rPr>
              <w:t>信息技术</w:t>
            </w:r>
            <w:r>
              <w:rPr>
                <w:rFonts w:hint="eastAsia" w:ascii="宋体" w:hAnsi="宋体" w:eastAsia="宋体" w:cs="宋体"/>
                <w:color w:val="auto"/>
                <w:sz w:val="21"/>
                <w:szCs w:val="21"/>
                <w:highlight w:val="none"/>
              </w:rPr>
              <w:t>行业及</w:t>
            </w:r>
            <w:r>
              <w:rPr>
                <w:rFonts w:hint="eastAsia" w:ascii="宋体" w:hAnsi="宋体" w:eastAsia="宋体" w:cs="宋体"/>
                <w:color w:val="auto"/>
                <w:sz w:val="21"/>
                <w:szCs w:val="21"/>
                <w:highlight w:val="none"/>
                <w:lang w:val="en-US" w:eastAsia="zh-CN"/>
              </w:rPr>
              <w:t>程序设计</w:t>
            </w:r>
            <w:r>
              <w:rPr>
                <w:rFonts w:hint="eastAsia" w:ascii="宋体" w:hAnsi="宋体" w:eastAsia="宋体" w:cs="宋体"/>
                <w:color w:val="auto"/>
                <w:sz w:val="21"/>
                <w:szCs w:val="21"/>
                <w:highlight w:val="none"/>
              </w:rPr>
              <w:t>与国家社会、经济发展联系</w:t>
            </w:r>
            <w:r>
              <w:rPr>
                <w:rFonts w:hint="eastAsia" w:ascii="宋体" w:hAnsi="宋体" w:eastAsia="宋体" w:cs="宋体"/>
                <w:color w:val="auto"/>
                <w:sz w:val="21"/>
                <w:szCs w:val="21"/>
                <w:highlight w:val="none"/>
                <w:lang w:eastAsia="zh-CN"/>
              </w:rPr>
              <w:t>起</w:t>
            </w:r>
            <w:r>
              <w:rPr>
                <w:rFonts w:hint="eastAsia" w:ascii="宋体" w:hAnsi="宋体" w:eastAsia="宋体" w:cs="宋体"/>
                <w:color w:val="auto"/>
                <w:sz w:val="21"/>
                <w:szCs w:val="21"/>
                <w:highlight w:val="none"/>
              </w:rPr>
              <w:t>来，无法想象和理解</w:t>
            </w:r>
            <w:r>
              <w:rPr>
                <w:rFonts w:hint="eastAsia" w:ascii="宋体" w:hAnsi="宋体" w:eastAsia="宋体" w:cs="宋体"/>
                <w:color w:val="auto"/>
                <w:sz w:val="21"/>
                <w:szCs w:val="21"/>
                <w:highlight w:val="none"/>
                <w:lang w:val="en-US" w:eastAsia="zh-CN"/>
              </w:rPr>
              <w:t>数字媒体技术</w:t>
            </w:r>
            <w:r>
              <w:rPr>
                <w:rFonts w:hint="eastAsia" w:ascii="宋体" w:hAnsi="宋体" w:eastAsia="宋体" w:cs="宋体"/>
                <w:color w:val="auto"/>
                <w:sz w:val="21"/>
                <w:szCs w:val="21"/>
                <w:highlight w:val="none"/>
              </w:rPr>
              <w:t>专业的重要性。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top"/>
          </w:tcPr>
          <w:p>
            <w:pPr>
              <w:pStyle w:val="11"/>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了解计算机程序设计语言的发展，Python语言的发展历程、特点及标准库，Python语言的应用领域；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top"/>
          </w:tcPr>
          <w:p>
            <w:pPr>
              <w:pStyle w:val="11"/>
              <w:keepNext w:val="0"/>
              <w:keepLines w:val="0"/>
              <w:pageBreakBefore w:val="0"/>
              <w:widowControl w:val="0"/>
              <w:numPr>
                <w:ilvl w:val="0"/>
                <w:numId w:val="0"/>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能够完成Python的安装和配置，能够完成PyCharm的安装和使用，能够完成Python程序的开发和调试。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1.通过了解科技发展，增强民族自尊心；</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2.崇尚工匠精神、热爱劳动，履行道德准则和行为规范，具有社会责任感和社会参与意识，明确团队分工，强化团队协作精神。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搭建Python开发环境。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使用IDLE交互式编程模式执行Python命令，使用PyCharm编写.py程序。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Python</w:t>
            </w:r>
            <w:r>
              <w:rPr>
                <w:rFonts w:hint="eastAsia" w:ascii="宋体" w:hAnsi="宋体" w:eastAsia="宋体" w:cs="宋体"/>
                <w:color w:val="auto"/>
                <w:sz w:val="21"/>
                <w:szCs w:val="21"/>
                <w:highlight w:val="none"/>
              </w:rPr>
              <w:t>的基本</w:t>
            </w:r>
            <w:r>
              <w:rPr>
                <w:rFonts w:hint="eastAsia" w:ascii="宋体" w:hAnsi="宋体" w:eastAsia="宋体" w:cs="宋体"/>
                <w:color w:val="auto"/>
                <w:sz w:val="21"/>
                <w:szCs w:val="21"/>
                <w:highlight w:val="none"/>
                <w:lang w:val="en-US" w:eastAsia="zh-CN"/>
              </w:rPr>
              <w:t>语法</w:t>
            </w:r>
            <w:r>
              <w:rPr>
                <w:rFonts w:hint="eastAsia" w:ascii="宋体" w:hAnsi="宋体" w:eastAsia="宋体" w:cs="宋体"/>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讲授法，小组展示、讨论法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理论（</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w w:val="95"/>
                <w:sz w:val="21"/>
                <w:szCs w:val="21"/>
                <w:highlight w:val="none"/>
              </w:rPr>
              <w:t>资料收集归纳：</w:t>
            </w:r>
            <w:r>
              <w:rPr>
                <w:rFonts w:hint="eastAsia" w:ascii="宋体" w:hAnsi="宋体" w:eastAsia="宋体" w:cs="宋体"/>
                <w:color w:val="auto"/>
                <w:w w:val="95"/>
                <w:sz w:val="21"/>
                <w:szCs w:val="21"/>
                <w:highlight w:val="none"/>
                <w:lang w:val="en-US" w:eastAsia="zh-CN"/>
              </w:rPr>
              <w:t>Python语言的发展历程</w:t>
            </w:r>
            <w:r>
              <w:rPr>
                <w:rFonts w:hint="eastAsia" w:ascii="宋体" w:hAnsi="宋体" w:eastAsia="宋体" w:cs="宋体"/>
                <w:color w:val="auto"/>
                <w:w w:val="95"/>
                <w:sz w:val="21"/>
                <w:szCs w:val="21"/>
                <w:highlight w:val="none"/>
              </w:rPr>
              <w:t>及现</w:t>
            </w:r>
            <w:r>
              <w:rPr>
                <w:rFonts w:hint="eastAsia" w:ascii="宋体" w:hAnsi="宋体" w:eastAsia="宋体" w:cs="宋体"/>
                <w:color w:val="auto"/>
                <w:sz w:val="21"/>
                <w:szCs w:val="21"/>
                <w:highlight w:val="none"/>
              </w:rPr>
              <w:t>代科技的应用。</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课前任务发布：</w:t>
            </w:r>
            <w:r>
              <w:rPr>
                <w:rFonts w:hint="eastAsia" w:ascii="宋体" w:hAnsi="宋体" w:eastAsia="宋体" w:cs="宋体"/>
                <w:color w:val="auto"/>
                <w:sz w:val="21"/>
                <w:szCs w:val="21"/>
                <w:highlight w:val="none"/>
                <w:lang w:val="en-US" w:eastAsia="zh-CN"/>
              </w:rPr>
              <w:t>收集</w:t>
            </w:r>
            <w:r>
              <w:rPr>
                <w:rFonts w:hint="eastAsia" w:ascii="宋体" w:hAnsi="宋体" w:eastAsia="宋体" w:cs="宋体"/>
                <w:color w:val="auto"/>
                <w:sz w:val="21"/>
                <w:szCs w:val="21"/>
                <w:highlight w:val="none"/>
              </w:rPr>
              <w:t>有关</w:t>
            </w:r>
            <w:r>
              <w:rPr>
                <w:rFonts w:hint="eastAsia" w:ascii="宋体" w:hAnsi="宋体" w:eastAsia="宋体" w:cs="宋体"/>
                <w:color w:val="auto"/>
                <w:sz w:val="21"/>
                <w:szCs w:val="21"/>
                <w:highlight w:val="none"/>
                <w:lang w:val="en-US" w:eastAsia="zh-CN"/>
              </w:rPr>
              <w:t>Python语言的应用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教学环节</w:t>
            </w:r>
          </w:p>
        </w:tc>
        <w:tc>
          <w:tcPr>
            <w:tcW w:w="3765"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教学内容与教师活动</w:t>
            </w:r>
          </w:p>
        </w:tc>
        <w:tc>
          <w:tcPr>
            <w:tcW w:w="217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jc w:val="center"/>
              <w:textAlignment w:val="auto"/>
              <w:rPr>
                <w:rFonts w:hint="eastAsia" w:ascii="宋体" w:hAnsi="宋体" w:eastAsia="宋体" w:cs="宋体"/>
                <w:b/>
                <w:color w:val="auto"/>
                <w:sz w:val="21"/>
                <w:highlight w:val="none"/>
              </w:rPr>
            </w:pPr>
            <w:r>
              <w:rPr>
                <w:rFonts w:hint="eastAsia" w:ascii="宋体" w:hAnsi="宋体" w:eastAsia="宋体" w:cs="宋体"/>
                <w:b/>
                <w:color w:val="auto"/>
                <w:sz w:val="21"/>
                <w:highlight w:val="none"/>
              </w:rPr>
              <w:t>课程思政教学目标</w:t>
            </w:r>
          </w:p>
        </w:tc>
        <w:tc>
          <w:tcPr>
            <w:tcW w:w="1662" w:type="dxa"/>
            <w:gridSpan w:val="2"/>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课前</w:t>
            </w: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收集教学资源，挖掘思政元素，形成教学案例和思政案例，登录</w:t>
            </w:r>
            <w:r>
              <w:rPr>
                <w:rFonts w:hint="eastAsia" w:ascii="宋体" w:hAnsi="宋体" w:eastAsia="宋体" w:cs="宋体"/>
                <w:color w:val="auto"/>
                <w:sz w:val="21"/>
                <w:szCs w:val="21"/>
                <w:highlight w:val="none"/>
                <w:lang w:val="en-US" w:eastAsia="zh-CN"/>
              </w:rPr>
              <w:t>学习通</w:t>
            </w:r>
            <w:r>
              <w:rPr>
                <w:rFonts w:hint="default" w:ascii="宋体" w:hAnsi="宋体" w:eastAsia="宋体" w:cs="宋体"/>
                <w:color w:val="auto"/>
                <w:sz w:val="21"/>
                <w:szCs w:val="21"/>
                <w:highlight w:val="none"/>
              </w:rPr>
              <w:t>教学平台，上传学习资源，发布小组任务：课内每小组代表描述案例内容及收获。</w:t>
            </w:r>
          </w:p>
        </w:tc>
        <w:tc>
          <w:tcPr>
            <w:tcW w:w="217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15"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highlight w:val="none"/>
              </w:rPr>
              <w:t>引导学生形成</w:t>
            </w:r>
            <w:r>
              <w:rPr>
                <w:rFonts w:hint="eastAsia" w:ascii="宋体" w:hAnsi="宋体" w:eastAsia="宋体" w:cs="宋体"/>
                <w:b/>
                <w:color w:val="auto"/>
                <w:sz w:val="21"/>
                <w:highlight w:val="none"/>
              </w:rPr>
              <w:t>团队协作</w:t>
            </w:r>
            <w:r>
              <w:rPr>
                <w:rFonts w:hint="eastAsia" w:ascii="宋体" w:hAnsi="宋体" w:eastAsia="宋体" w:cs="宋体"/>
                <w:color w:val="auto"/>
                <w:sz w:val="21"/>
                <w:highlight w:val="none"/>
              </w:rPr>
              <w:t>的意识；让学生初步认识到</w:t>
            </w:r>
            <w:r>
              <w:rPr>
                <w:rFonts w:hint="eastAsia" w:ascii="宋体" w:hAnsi="宋体" w:eastAsia="宋体" w:cs="宋体"/>
                <w:color w:val="auto"/>
                <w:sz w:val="21"/>
                <w:highlight w:val="none"/>
                <w:lang w:val="en-US" w:eastAsia="zh-CN"/>
              </w:rPr>
              <w:t>计算机程序行业</w:t>
            </w:r>
            <w:r>
              <w:rPr>
                <w:rFonts w:hint="eastAsia" w:ascii="宋体" w:hAnsi="宋体" w:eastAsia="宋体" w:cs="宋体"/>
                <w:color w:val="auto"/>
                <w:sz w:val="21"/>
                <w:highlight w:val="none"/>
              </w:rPr>
              <w:t>与国家社会、经济发展的联系，提升使命感、责任感和自豪感。</w:t>
            </w: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登录</w:t>
            </w:r>
            <w:r>
              <w:rPr>
                <w:rFonts w:hint="eastAsia" w:ascii="宋体" w:hAnsi="宋体" w:eastAsia="宋体" w:cs="宋体"/>
                <w:color w:val="auto"/>
                <w:sz w:val="21"/>
                <w:szCs w:val="21"/>
                <w:highlight w:val="none"/>
                <w:lang w:val="en-US" w:eastAsia="zh-CN"/>
              </w:rPr>
              <w:t>学习通</w:t>
            </w:r>
            <w:r>
              <w:rPr>
                <w:rFonts w:hint="default" w:ascii="宋体" w:hAnsi="宋体" w:eastAsia="宋体" w:cs="宋体"/>
                <w:color w:val="auto"/>
                <w:sz w:val="21"/>
                <w:szCs w:val="21"/>
                <w:highlight w:val="none"/>
              </w:rPr>
              <w:t>预习</w:t>
            </w:r>
            <w:r>
              <w:rPr>
                <w:rFonts w:hint="eastAsia" w:ascii="宋体" w:hAnsi="宋体" w:eastAsia="宋体" w:cs="宋体"/>
                <w:color w:val="auto"/>
                <w:sz w:val="21"/>
                <w:szCs w:val="21"/>
                <w:highlight w:val="none"/>
                <w:lang w:eastAsia="zh-CN"/>
              </w:rPr>
              <w:t>，以</w:t>
            </w:r>
            <w:r>
              <w:rPr>
                <w:rFonts w:hint="default" w:ascii="宋体" w:hAnsi="宋体" w:eastAsia="宋体" w:cs="宋体"/>
                <w:color w:val="auto"/>
                <w:sz w:val="21"/>
                <w:szCs w:val="21"/>
                <w:highlight w:val="none"/>
              </w:rPr>
              <w:t>小组为单位完成课前任务</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导入</w:t>
            </w: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w w:val="95"/>
                <w:sz w:val="21"/>
                <w:szCs w:val="21"/>
                <w:highlight w:val="none"/>
                <w:lang w:val="en-US" w:eastAsia="zh-CN"/>
              </w:rPr>
              <w:t>（10分钟）学生介绍Python语言的发展历程</w:t>
            </w:r>
            <w:r>
              <w:rPr>
                <w:rFonts w:hint="eastAsia" w:ascii="宋体" w:hAnsi="宋体" w:eastAsia="宋体" w:cs="宋体"/>
                <w:color w:val="auto"/>
                <w:w w:val="95"/>
                <w:sz w:val="21"/>
                <w:szCs w:val="21"/>
                <w:highlight w:val="none"/>
              </w:rPr>
              <w:t>及现</w:t>
            </w:r>
            <w:r>
              <w:rPr>
                <w:rFonts w:hint="eastAsia" w:ascii="宋体" w:hAnsi="宋体" w:eastAsia="宋体" w:cs="宋体"/>
                <w:color w:val="auto"/>
                <w:sz w:val="21"/>
                <w:szCs w:val="21"/>
                <w:highlight w:val="none"/>
              </w:rPr>
              <w:t>代科技的应用</w:t>
            </w:r>
            <w:r>
              <w:rPr>
                <w:rFonts w:hint="default" w:ascii="宋体" w:hAnsi="宋体" w:eastAsia="宋体" w:cs="宋体"/>
                <w:color w:val="auto"/>
                <w:sz w:val="21"/>
                <w:szCs w:val="21"/>
                <w:highlight w:val="none"/>
              </w:rPr>
              <w:t>。</w:t>
            </w:r>
          </w:p>
        </w:tc>
        <w:tc>
          <w:tcPr>
            <w:tcW w:w="217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firstLine="0"/>
              <w:textAlignment w:val="auto"/>
              <w:rPr>
                <w:rFonts w:hint="eastAsia" w:ascii="宋体" w:hAnsi="宋体" w:eastAsia="宋体" w:cs="宋体"/>
                <w:color w:val="auto"/>
                <w:w w:val="95"/>
                <w:sz w:val="21"/>
                <w:szCs w:val="21"/>
                <w:highlight w:val="none"/>
                <w:lang w:val="en-US" w:eastAsia="zh-CN"/>
              </w:rPr>
            </w:pPr>
            <w:r>
              <w:rPr>
                <w:rFonts w:hint="eastAsia" w:ascii="宋体" w:hAnsi="宋体" w:eastAsia="宋体" w:cs="宋体"/>
                <w:color w:val="auto"/>
                <w:sz w:val="21"/>
                <w:highlight w:val="none"/>
              </w:rPr>
              <w:t>培养学生</w:t>
            </w:r>
            <w:r>
              <w:rPr>
                <w:rFonts w:hint="eastAsia" w:ascii="宋体" w:hAnsi="宋体" w:eastAsia="宋体" w:cs="宋体"/>
                <w:b/>
                <w:color w:val="auto"/>
                <w:sz w:val="21"/>
                <w:highlight w:val="none"/>
              </w:rPr>
              <w:t>关心祖国命运</w:t>
            </w:r>
            <w:r>
              <w:rPr>
                <w:rFonts w:hint="eastAsia" w:ascii="宋体" w:hAnsi="宋体" w:eastAsia="宋体" w:cs="宋体"/>
                <w:color w:val="auto"/>
                <w:spacing w:val="-15"/>
                <w:sz w:val="21"/>
                <w:highlight w:val="none"/>
              </w:rPr>
              <w:t>，用专业技能</w:t>
            </w:r>
            <w:r>
              <w:rPr>
                <w:rFonts w:hint="eastAsia" w:ascii="宋体" w:hAnsi="宋体" w:eastAsia="宋体" w:cs="宋体"/>
                <w:b/>
                <w:color w:val="auto"/>
                <w:spacing w:val="-13"/>
                <w:sz w:val="21"/>
                <w:highlight w:val="none"/>
              </w:rPr>
              <w:t>服</w:t>
            </w:r>
            <w:r>
              <w:rPr>
                <w:rFonts w:hint="eastAsia" w:ascii="宋体" w:hAnsi="宋体" w:eastAsia="宋体" w:cs="宋体"/>
                <w:b/>
                <w:color w:val="auto"/>
                <w:sz w:val="21"/>
                <w:highlight w:val="none"/>
              </w:rPr>
              <w:t>务社会</w:t>
            </w:r>
            <w:r>
              <w:rPr>
                <w:rFonts w:hint="eastAsia" w:ascii="宋体" w:hAnsi="宋体" w:eastAsia="宋体" w:cs="宋体"/>
                <w:color w:val="auto"/>
                <w:sz w:val="21"/>
                <w:highlight w:val="none"/>
              </w:rPr>
              <w:t>的职业情操。</w:t>
            </w: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jc w:val="center"/>
        </w:trPr>
        <w:tc>
          <w:tcPr>
            <w:tcW w:w="763"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新课</w:t>
            </w: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分钟）秀一秀：各小组分别展示课前任务发布的收获。</w:t>
            </w:r>
          </w:p>
        </w:tc>
        <w:tc>
          <w:tcPr>
            <w:tcW w:w="217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9"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1"/>
                <w:sz w:val="21"/>
                <w:highlight w:val="none"/>
              </w:rPr>
              <w:t>培养学生</w:t>
            </w:r>
            <w:r>
              <w:rPr>
                <w:rFonts w:hint="eastAsia" w:ascii="宋体" w:hAnsi="宋体" w:eastAsia="宋体" w:cs="宋体"/>
                <w:b/>
                <w:color w:val="auto"/>
                <w:spacing w:val="10"/>
                <w:sz w:val="21"/>
                <w:highlight w:val="none"/>
              </w:rPr>
              <w:t>自豪感</w:t>
            </w:r>
            <w:r>
              <w:rPr>
                <w:rFonts w:hint="eastAsia" w:ascii="宋体" w:hAnsi="宋体" w:eastAsia="宋体" w:cs="宋体"/>
                <w:b/>
                <w:color w:val="auto"/>
                <w:sz w:val="21"/>
                <w:highlight w:val="none"/>
              </w:rPr>
              <w:t>和责任感</w:t>
            </w:r>
            <w:r>
              <w:rPr>
                <w:rFonts w:hint="eastAsia" w:ascii="宋体" w:hAnsi="宋体" w:eastAsia="宋体" w:cs="宋体"/>
                <w:color w:val="auto"/>
                <w:spacing w:val="-18"/>
                <w:sz w:val="21"/>
                <w:highlight w:val="none"/>
              </w:rPr>
              <w:t>，鼓励学生</w:t>
            </w:r>
            <w:r>
              <w:rPr>
                <w:rFonts w:hint="eastAsia" w:ascii="宋体" w:hAnsi="宋体" w:eastAsia="宋体" w:cs="宋体"/>
                <w:b/>
                <w:color w:val="auto"/>
                <w:spacing w:val="-13"/>
                <w:sz w:val="21"/>
                <w:highlight w:val="none"/>
              </w:rPr>
              <w:t>勇</w:t>
            </w:r>
            <w:r>
              <w:rPr>
                <w:rFonts w:hint="eastAsia" w:ascii="宋体" w:hAnsi="宋体" w:eastAsia="宋体" w:cs="宋体"/>
                <w:b/>
                <w:color w:val="auto"/>
                <w:sz w:val="21"/>
                <w:highlight w:val="none"/>
              </w:rPr>
              <w:t>于发表个人想法</w:t>
            </w:r>
            <w:r>
              <w:rPr>
                <w:rFonts w:hint="eastAsia" w:ascii="宋体" w:hAnsi="宋体" w:eastAsia="宋体" w:cs="宋体"/>
                <w:b/>
                <w:color w:val="auto"/>
                <w:sz w:val="21"/>
                <w:highlight w:val="none"/>
                <w:lang w:eastAsia="zh-CN"/>
              </w:rPr>
              <w:t>。</w:t>
            </w: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认真倾听同学分享，并做好笔记。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default" w:ascii="宋体" w:hAnsi="宋体" w:eastAsia="宋体" w:cs="宋体"/>
                <w:color w:val="auto"/>
                <w:sz w:val="21"/>
                <w:szCs w:val="21"/>
                <w:highlight w:val="none"/>
              </w:rPr>
              <w:t>分钟）点评各小组展示情况，完善学生的思路及想法，讲解计算机程序设计语言从机器语言，到汇编语言，再到高级语言的发展历程。解释各种语言的优劣。</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讲解Python的发展历程，Python的由来。</w:t>
            </w:r>
          </w:p>
        </w:tc>
        <w:tc>
          <w:tcPr>
            <w:tcW w:w="217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6"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6"/>
                <w:sz w:val="21"/>
                <w:highlight w:val="none"/>
              </w:rPr>
              <w:t>让学生能够正确</w:t>
            </w:r>
            <w:r>
              <w:rPr>
                <w:rFonts w:hint="eastAsia" w:ascii="宋体" w:hAnsi="宋体" w:eastAsia="宋体" w:cs="宋体"/>
                <w:color w:val="auto"/>
                <w:spacing w:val="12"/>
                <w:sz w:val="21"/>
                <w:highlight w:val="none"/>
              </w:rPr>
              <w:t>思考和描述</w:t>
            </w:r>
            <w:r>
              <w:rPr>
                <w:rFonts w:hint="eastAsia" w:ascii="宋体" w:hAnsi="宋体" w:eastAsia="宋体" w:cs="宋体"/>
                <w:color w:val="auto"/>
                <w:spacing w:val="12"/>
                <w:sz w:val="21"/>
                <w:highlight w:val="none"/>
                <w:lang w:val="en-US" w:eastAsia="zh-CN"/>
              </w:rPr>
              <w:t>计算机程序设计语言</w:t>
            </w:r>
            <w:r>
              <w:rPr>
                <w:rFonts w:hint="eastAsia" w:ascii="宋体" w:hAnsi="宋体" w:eastAsia="宋体" w:cs="宋体"/>
                <w:color w:val="auto"/>
                <w:spacing w:val="-10"/>
                <w:sz w:val="21"/>
                <w:highlight w:val="none"/>
              </w:rPr>
              <w:t>与国家社会、经济发展</w:t>
            </w:r>
            <w:r>
              <w:rPr>
                <w:rFonts w:hint="eastAsia" w:ascii="宋体" w:hAnsi="宋体" w:eastAsia="宋体" w:cs="宋体"/>
                <w:color w:val="auto"/>
                <w:spacing w:val="-11"/>
                <w:sz w:val="21"/>
                <w:highlight w:val="none"/>
              </w:rPr>
              <w:t>的联系，提升学生的使</w:t>
            </w:r>
            <w:r>
              <w:rPr>
                <w:rFonts w:hint="eastAsia" w:ascii="宋体" w:hAnsi="宋体" w:eastAsia="宋体" w:cs="宋体"/>
                <w:color w:val="auto"/>
                <w:spacing w:val="12"/>
                <w:sz w:val="21"/>
                <w:highlight w:val="none"/>
              </w:rPr>
              <w:t>命感、责任感和自豪</w:t>
            </w:r>
            <w:r>
              <w:rPr>
                <w:rFonts w:hint="eastAsia" w:ascii="宋体" w:hAnsi="宋体" w:eastAsia="宋体" w:cs="宋体"/>
                <w:color w:val="auto"/>
                <w:sz w:val="21"/>
                <w:highlight w:val="none"/>
              </w:rPr>
              <w:t>感。</w:t>
            </w: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认真倾听教师讲解，并做好笔记，以备后续课程内容需要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765"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15</w:t>
            </w:r>
            <w:r>
              <w:rPr>
                <w:rFonts w:hint="eastAsia"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Python特点讲解</w:t>
            </w:r>
            <w:r>
              <w:rPr>
                <w:rFonts w:hint="eastAsia" w:ascii="宋体" w:hAnsi="宋体" w:eastAsia="宋体" w:cs="宋体"/>
                <w:color w:val="auto"/>
                <w:sz w:val="21"/>
                <w:szCs w:val="21"/>
                <w:highlight w:val="none"/>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简单</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易学</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速度快</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免费、开源</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高级语言</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可移植性</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5</w:t>
            </w:r>
            <w:r>
              <w:rPr>
                <w:rFonts w:hint="default" w:ascii="宋体" w:hAnsi="宋体" w:eastAsia="宋体" w:cs="宋体"/>
                <w:color w:val="auto"/>
                <w:sz w:val="21"/>
                <w:szCs w:val="21"/>
                <w:highlight w:val="none"/>
              </w:rPr>
              <w:t>解释性</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6.</w:t>
            </w:r>
            <w:r>
              <w:rPr>
                <w:rFonts w:hint="default" w:ascii="宋体" w:hAnsi="宋体" w:eastAsia="宋体" w:cs="宋体"/>
                <w:color w:val="auto"/>
                <w:sz w:val="21"/>
                <w:szCs w:val="21"/>
                <w:highlight w:val="none"/>
              </w:rPr>
              <w:t>面向对象</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7.</w:t>
            </w:r>
            <w:r>
              <w:rPr>
                <w:rFonts w:hint="default" w:ascii="宋体" w:hAnsi="宋体" w:eastAsia="宋体" w:cs="宋体"/>
                <w:color w:val="auto"/>
                <w:sz w:val="21"/>
                <w:szCs w:val="21"/>
                <w:highlight w:val="none"/>
              </w:rPr>
              <w:t>可嵌入性</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w:t>
            </w:r>
            <w:r>
              <w:rPr>
                <w:rFonts w:hint="default" w:ascii="宋体" w:hAnsi="宋体" w:eastAsia="宋体" w:cs="宋体"/>
                <w:color w:val="auto"/>
                <w:sz w:val="21"/>
                <w:szCs w:val="21"/>
                <w:highlight w:val="none"/>
              </w:rPr>
              <w:t>丰富的库</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en-US" w:eastAsia="zh-CN"/>
              </w:rPr>
              <w:t>9.</w:t>
            </w:r>
            <w:r>
              <w:rPr>
                <w:rFonts w:hint="default" w:ascii="宋体" w:hAnsi="宋体" w:eastAsia="宋体" w:cs="宋体"/>
                <w:color w:val="auto"/>
                <w:sz w:val="21"/>
                <w:szCs w:val="21"/>
                <w:highlight w:val="none"/>
              </w:rPr>
              <w:t>规范的代码</w:t>
            </w:r>
            <w:r>
              <w:rPr>
                <w:rFonts w:hint="eastAsia" w:ascii="宋体" w:hAnsi="宋体" w:eastAsia="宋体" w:cs="宋体"/>
                <w:color w:val="auto"/>
                <w:sz w:val="21"/>
                <w:szCs w:val="21"/>
                <w:highlight w:val="none"/>
                <w:lang w:eastAsia="zh-CN"/>
              </w:rPr>
              <w:t>。</w:t>
            </w:r>
          </w:p>
        </w:tc>
        <w:tc>
          <w:tcPr>
            <w:tcW w:w="2170" w:type="dxa"/>
            <w:gridSpan w:val="2"/>
            <w:shd w:val="clear" w:color="auto" w:fill="auto"/>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6" w:rightChars="0" w:firstLine="0" w:firstLine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pacing w:val="-12"/>
                <w:sz w:val="21"/>
                <w:highlight w:val="none"/>
              </w:rPr>
              <w:t>激发学习热情，</w:t>
            </w:r>
            <w:r>
              <w:rPr>
                <w:rFonts w:hint="eastAsia" w:ascii="宋体" w:hAnsi="宋体" w:eastAsia="宋体" w:cs="宋体"/>
                <w:b/>
                <w:color w:val="auto"/>
                <w:spacing w:val="-11"/>
                <w:sz w:val="21"/>
                <w:highlight w:val="none"/>
              </w:rPr>
              <w:t>努</w:t>
            </w:r>
            <w:r>
              <w:rPr>
                <w:rFonts w:hint="eastAsia" w:ascii="宋体" w:hAnsi="宋体" w:eastAsia="宋体" w:cs="宋体"/>
                <w:b/>
                <w:color w:val="auto"/>
                <w:spacing w:val="-22"/>
                <w:sz w:val="21"/>
                <w:highlight w:val="none"/>
              </w:rPr>
              <w:t>力进取，</w:t>
            </w:r>
            <w:r>
              <w:rPr>
                <w:rFonts w:hint="eastAsia" w:ascii="宋体" w:hAnsi="宋体" w:eastAsia="宋体" w:cs="宋体"/>
                <w:color w:val="auto"/>
                <w:sz w:val="21"/>
                <w:highlight w:val="none"/>
              </w:rPr>
              <w:t>树立</w:t>
            </w:r>
            <w:r>
              <w:rPr>
                <w:rFonts w:hint="eastAsia" w:ascii="宋体" w:hAnsi="宋体" w:eastAsia="宋体" w:cs="宋体"/>
                <w:b/>
                <w:color w:val="auto"/>
                <w:spacing w:val="-4"/>
                <w:sz w:val="21"/>
                <w:highlight w:val="none"/>
              </w:rPr>
              <w:t>从事物流</w:t>
            </w:r>
            <w:r>
              <w:rPr>
                <w:rFonts w:hint="eastAsia" w:ascii="宋体" w:hAnsi="宋体" w:eastAsia="宋体" w:cs="宋体"/>
                <w:b/>
                <w:color w:val="auto"/>
                <w:spacing w:val="12"/>
                <w:w w:val="95"/>
                <w:sz w:val="21"/>
                <w:highlight w:val="none"/>
              </w:rPr>
              <w:t>的使命感和社会责任</w:t>
            </w:r>
            <w:r>
              <w:rPr>
                <w:rFonts w:hint="eastAsia" w:ascii="宋体" w:hAnsi="宋体" w:eastAsia="宋体" w:cs="宋体"/>
                <w:b/>
                <w:color w:val="auto"/>
                <w:sz w:val="21"/>
                <w:highlight w:val="none"/>
              </w:rPr>
              <w:t>感</w:t>
            </w:r>
            <w:r>
              <w:rPr>
                <w:rFonts w:hint="eastAsia" w:ascii="宋体" w:hAnsi="宋体" w:eastAsia="宋体" w:cs="宋体"/>
                <w:color w:val="auto"/>
                <w:spacing w:val="-12"/>
                <w:sz w:val="21"/>
                <w:highlight w:val="none"/>
              </w:rPr>
              <w:t>，成为实现中华民族</w:t>
            </w:r>
            <w:r>
              <w:rPr>
                <w:rFonts w:hint="eastAsia" w:ascii="宋体" w:hAnsi="宋体" w:eastAsia="宋体" w:cs="宋体"/>
                <w:color w:val="auto"/>
                <w:spacing w:val="12"/>
                <w:sz w:val="21"/>
                <w:highlight w:val="none"/>
              </w:rPr>
              <w:t>伟大复兴的中国梦的</w:t>
            </w:r>
            <w:r>
              <w:rPr>
                <w:rFonts w:hint="eastAsia" w:ascii="宋体" w:hAnsi="宋体" w:eastAsia="宋体" w:cs="宋体"/>
                <w:color w:val="auto"/>
                <w:sz w:val="21"/>
                <w:highlight w:val="none"/>
              </w:rPr>
              <w:t>建设者和可靠</w:t>
            </w:r>
            <w:r>
              <w:rPr>
                <w:rFonts w:hint="eastAsia" w:ascii="宋体" w:hAnsi="宋体" w:eastAsia="宋体" w:cs="宋体"/>
                <w:b/>
                <w:color w:val="auto"/>
                <w:sz w:val="21"/>
                <w:highlight w:val="none"/>
              </w:rPr>
              <w:t>接班人</w:t>
            </w:r>
            <w:r>
              <w:rPr>
                <w:rFonts w:hint="eastAsia" w:ascii="宋体" w:hAnsi="宋体" w:eastAsia="宋体" w:cs="宋体"/>
                <w:b/>
                <w:color w:val="auto"/>
                <w:sz w:val="21"/>
                <w:highlight w:val="none"/>
                <w:lang w:eastAsia="zh-CN"/>
              </w:rPr>
              <w:t>。</w:t>
            </w:r>
          </w:p>
        </w:tc>
        <w:tc>
          <w:tcPr>
            <w:tcW w:w="1662"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zh-CN" w:eastAsia="zh-CN" w:bidi="zh-CN"/>
              </w:rPr>
            </w:pPr>
            <w:r>
              <w:rPr>
                <w:rFonts w:hint="default" w:ascii="宋体" w:hAnsi="宋体" w:eastAsia="宋体" w:cs="宋体"/>
                <w:color w:val="auto"/>
                <w:sz w:val="21"/>
                <w:szCs w:val="21"/>
                <w:highlight w:val="none"/>
              </w:rPr>
              <w:t>认真倾听教师讲解，并记录关键词。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765"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Python标准库</w:t>
            </w:r>
            <w:r>
              <w:rPr>
                <w:rFonts w:hint="default" w:ascii="宋体" w:hAnsi="宋体" w:eastAsia="宋体" w:cs="宋体"/>
                <w:color w:val="auto"/>
                <w:sz w:val="21"/>
                <w:szCs w:val="21"/>
                <w:highlight w:val="none"/>
              </w:rPr>
              <w:t>及其</w:t>
            </w:r>
            <w:r>
              <w:rPr>
                <w:rFonts w:hint="eastAsia" w:ascii="宋体" w:hAnsi="宋体" w:eastAsia="宋体" w:cs="宋体"/>
                <w:color w:val="auto"/>
                <w:sz w:val="21"/>
                <w:szCs w:val="21"/>
                <w:highlight w:val="none"/>
                <w:lang w:val="en-US" w:eastAsia="zh-CN"/>
              </w:rPr>
              <w:t>应用场景</w:t>
            </w:r>
            <w:r>
              <w:rPr>
                <w:rFonts w:hint="default" w:ascii="宋体" w:hAnsi="宋体" w:eastAsia="宋体" w:cs="宋体"/>
                <w:color w:val="auto"/>
                <w:sz w:val="21"/>
                <w:szCs w:val="21"/>
                <w:highlight w:val="none"/>
              </w:rPr>
              <w:t>讲解：</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rPr>
              <w:t>Python拥有一个强大的标准库，提供了多种功能。此外，Python社区提供了大量的第三方模块，使用方式与标准库类似，并且大多成熟而稳定。而Python还有很多专用的科学计算扩展库，例如NumPy、SciPy和matplotlib这3个经典的科学计算扩展库。</w:t>
            </w:r>
          </w:p>
        </w:tc>
        <w:tc>
          <w:tcPr>
            <w:tcW w:w="2170" w:type="dxa"/>
            <w:gridSpan w:val="2"/>
            <w:shd w:val="clear" w:color="auto" w:fill="auto"/>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6" w:rightChars="0" w:firstLine="0" w:firstLineChars="0"/>
              <w:jc w:val="both"/>
              <w:textAlignment w:val="auto"/>
              <w:rPr>
                <w:rFonts w:hint="eastAsia" w:ascii="宋体" w:hAnsi="宋体" w:eastAsia="宋体" w:cs="宋体"/>
                <w:color w:val="auto"/>
                <w:sz w:val="21"/>
                <w:szCs w:val="21"/>
                <w:highlight w:val="none"/>
                <w:lang w:val="en-US" w:eastAsia="zh-CN" w:bidi="zh-CN"/>
              </w:rPr>
            </w:pPr>
          </w:p>
        </w:tc>
        <w:tc>
          <w:tcPr>
            <w:tcW w:w="1662"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认真倾听教师讲解，认真思考，触类旁通，能举出更多的例子。</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zh-CN" w:eastAsia="zh-CN" w:bidi="zh-CN"/>
              </w:rPr>
            </w:pPr>
            <w:r>
              <w:rPr>
                <w:rFonts w:hint="default" w:ascii="宋体" w:hAnsi="宋体" w:eastAsia="宋体" w:cs="宋体"/>
                <w:color w:val="auto"/>
                <w:sz w:val="21"/>
                <w:szCs w:val="21"/>
                <w:highlight w:val="none"/>
              </w:rPr>
              <w:t>参与教学互动：你能举出更多的</w:t>
            </w:r>
            <w:r>
              <w:rPr>
                <w:rFonts w:hint="eastAsia" w:ascii="宋体" w:hAnsi="宋体" w:eastAsia="宋体" w:cs="宋体"/>
                <w:color w:val="auto"/>
                <w:sz w:val="21"/>
                <w:szCs w:val="21"/>
                <w:highlight w:val="none"/>
                <w:lang w:val="en-US" w:eastAsia="zh-CN"/>
              </w:rPr>
              <w:t>Python标准库</w:t>
            </w:r>
            <w:r>
              <w:rPr>
                <w:rFonts w:hint="default" w:ascii="宋体" w:hAnsi="宋体" w:eastAsia="宋体" w:cs="宋体"/>
                <w:color w:val="auto"/>
                <w:sz w:val="21"/>
                <w:szCs w:val="21"/>
                <w:highlight w:val="none"/>
              </w:rPr>
              <w:t>及其</w:t>
            </w:r>
            <w:r>
              <w:rPr>
                <w:rFonts w:hint="eastAsia" w:ascii="宋体" w:hAnsi="宋体" w:eastAsia="宋体" w:cs="宋体"/>
                <w:color w:val="auto"/>
                <w:sz w:val="21"/>
                <w:szCs w:val="21"/>
                <w:highlight w:val="none"/>
                <w:lang w:val="en-US" w:eastAsia="zh-CN"/>
              </w:rPr>
              <w:t>应用场景</w:t>
            </w:r>
            <w:r>
              <w:rPr>
                <w:rFonts w:hint="default" w:ascii="宋体" w:hAnsi="宋体" w:eastAsia="宋体" w:cs="宋体"/>
                <w:color w:val="auto"/>
                <w:sz w:val="21"/>
                <w:szCs w:val="21"/>
                <w:highlight w:val="none"/>
              </w:rPr>
              <w:t>的例子吗？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765"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（15分钟）Python的应用领域</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Python像胶水一样，可以把多种不同语言编写的程序融合到一起实现无缝拼接，更好地发挥不同语言和工具的优势，满足不同应用领域的需求。</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系统编程       图形处理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数学处理       文本处理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数据库编程     网络编程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Web编程        多媒体应用</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黑客编程</w:t>
            </w:r>
          </w:p>
        </w:tc>
        <w:tc>
          <w:tcPr>
            <w:tcW w:w="2170" w:type="dxa"/>
            <w:gridSpan w:val="2"/>
            <w:shd w:val="clear" w:color="auto" w:fill="auto"/>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6" w:rightChars="0" w:firstLine="0" w:firstLineChars="0"/>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highlight w:val="none"/>
              </w:rPr>
              <w:t>提升学生</w:t>
            </w:r>
            <w:r>
              <w:rPr>
                <w:rFonts w:hint="eastAsia" w:ascii="宋体" w:hAnsi="宋体" w:eastAsia="宋体" w:cs="宋体"/>
                <w:color w:val="auto"/>
                <w:sz w:val="21"/>
                <w:highlight w:val="none"/>
                <w:lang w:val="en-US" w:eastAsia="zh-CN"/>
              </w:rPr>
              <w:t>对编程行业的</w:t>
            </w:r>
            <w:r>
              <w:rPr>
                <w:rFonts w:hint="eastAsia" w:ascii="宋体" w:hAnsi="宋体" w:eastAsia="宋体" w:cs="宋体"/>
                <w:color w:val="auto"/>
                <w:sz w:val="21"/>
                <w:highlight w:val="none"/>
              </w:rPr>
              <w:t>认同感</w:t>
            </w:r>
            <w:r>
              <w:rPr>
                <w:rFonts w:hint="eastAsia" w:ascii="宋体" w:hAnsi="宋体" w:eastAsia="宋体" w:cs="宋体"/>
                <w:color w:val="auto"/>
                <w:sz w:val="21"/>
                <w:highlight w:val="none"/>
                <w:lang w:eastAsia="zh-CN"/>
              </w:rPr>
              <w:t>，</w:t>
            </w:r>
            <w:r>
              <w:rPr>
                <w:rFonts w:hint="eastAsia" w:ascii="宋体" w:hAnsi="宋体" w:eastAsia="宋体" w:cs="宋体"/>
                <w:color w:val="auto"/>
                <w:sz w:val="21"/>
                <w:highlight w:val="none"/>
                <w:lang w:val="en-US" w:eastAsia="zh-CN"/>
              </w:rPr>
              <w:t>并思考自身未来发展方向</w:t>
            </w:r>
            <w:r>
              <w:rPr>
                <w:rFonts w:hint="eastAsia" w:ascii="宋体" w:hAnsi="宋体" w:eastAsia="宋体" w:cs="宋体"/>
                <w:color w:val="auto"/>
                <w:sz w:val="21"/>
                <w:highlight w:val="none"/>
                <w:lang w:eastAsia="zh-CN"/>
              </w:rPr>
              <w:t>。</w:t>
            </w:r>
          </w:p>
        </w:tc>
        <w:tc>
          <w:tcPr>
            <w:tcW w:w="1662"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en-US" w:eastAsia="zh-CN" w:bidi="zh-CN"/>
              </w:rPr>
              <w:t>认真倾听教师讲解，认真思考。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ascii="Times New Roman"/>
                <w:b/>
                <w:bCs/>
                <w:color w:val="auto"/>
                <w:sz w:val="20"/>
                <w:highlight w:val="none"/>
              </w:rPr>
            </w:pPr>
            <w:r>
              <w:rPr>
                <w:rFonts w:hint="default"/>
                <w:b/>
                <w:color w:val="auto"/>
                <w:sz w:val="21"/>
                <w:highlight w:val="none"/>
              </w:rPr>
              <w:t>课中</w:t>
            </w: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765"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（40分钟）Python开发环境搭建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1.Python版本选择</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Python的版本号由三个数字组成，格式为："X.Y.Z"，比如“3.9.12”，其中第一个数字代表主版本号，表示项目的重大架构变更；第二个数字是次版本号，表示较大范围的功能添加和变化；第三数字是修订版本号，代表在前一个版本基础上进行了 Bug修复。</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本书选择的版本是Python 3.13.1。3.13版相对于前几个版本做了很多改进，拥有更多的新特性。尤其是Python从3.10开始，每个版本都会对性能做大幅提升，所以更适合初学者学习。</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2.下载和安装Python</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Python 开发环境搭建过程非常简单，打开Python官方网站即可下载Python安装程序和源代码，下载地址为https://www.python.org。根据自己的操作系统版本选择适合的安装文件。为了不带入过多的累赘，Python3.x在设计的时候没有考虑向下兼容。</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大家按照书上的步骤进行下载和安装即可。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3.安装IPython</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IPython是一个第三方工具，它集成了交互式Python的诸多优点，同时支持自动缩进、代码补全、查阅源码、历史记录，以及众多魔法函数等特性。</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大家按照书上的步骤进行下载和安装即可。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4. 安装集成开发环境Pycharm</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前面安装的Python和IPython分别是解释器和调试程序，并不能用来在文件中编写代码。为此我们还需要安装Python的集成开发环境。对于Python开发者来说，最常用的是PyCharm和VSCode。</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PyCharm对于新手来说更友好一些。它是JetBrains公司专门为Python研发的IDE程序。很多功能是专门为Python定制，几乎可以做到“开箱即用”。</w:t>
            </w:r>
          </w:p>
        </w:tc>
        <w:tc>
          <w:tcPr>
            <w:tcW w:w="2170" w:type="dxa"/>
            <w:gridSpan w:val="2"/>
            <w:shd w:val="clear" w:color="auto" w:fill="auto"/>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96"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从实践出发，培养学生基础知识，自己动手才能学会真知。</w:t>
            </w:r>
          </w:p>
        </w:tc>
        <w:tc>
          <w:tcPr>
            <w:tcW w:w="1662" w:type="dxa"/>
            <w:gridSpan w:val="2"/>
            <w:shd w:val="clear" w:color="auto" w:fill="auto"/>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学生根据教师操作按步骤安装Python开发环境。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8"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color w:val="auto"/>
                <w:sz w:val="2"/>
                <w:szCs w:val="2"/>
                <w:highlight w:val="none"/>
              </w:rPr>
            </w:pP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（35分钟）</w:t>
            </w:r>
            <w:r>
              <w:rPr>
                <w:rFonts w:hint="default" w:ascii="宋体" w:hAnsi="宋体" w:eastAsia="宋体" w:cs="宋体"/>
                <w:color w:val="auto"/>
                <w:sz w:val="21"/>
                <w:szCs w:val="21"/>
                <w:highlight w:val="none"/>
                <w:lang w:val="en-US" w:eastAsia="zh-CN" w:bidi="zh-CN"/>
              </w:rPr>
              <w:t>编写第一个Python</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1.使用IDE开发、运行程序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在PyCharm中按快捷键“Ctrl + N”可以打开快速新建文件的菜单，选择“Python File”。然后在弹出的对话框中输入文件名：“hello.py”，便得到了我们的第一个Python文件。</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现在它是一个空文件，我们在其中输入以下代码：</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print('Hello World! ')#单引号</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输入完成后按“Ctrl + S”保存文件，然后按快捷键“Shift + F10”，程序便成功运行了，在终端中可以看到程序的执行结果。</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2. 给代码添加“注释”</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所谓的注释是为代码添加一段说明性文字，它仅仅起提示作用，不会被解释器执行。适当的添加注释，可以帮助程序员理解代码的功能和目的，能让代码的可读性更好，更利于维护。</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 xml:space="preserve"> Python中的注释使用井号“#”开头，一直到该行的末尾。所以开发时要特别注意：千万不要把正常的代码写到井号“#”的后面，否则会造成代码无法执行。</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3.</w:t>
            </w:r>
            <w:r>
              <w:rPr>
                <w:rFonts w:hint="default" w:ascii="宋体" w:hAnsi="宋体" w:eastAsia="宋体" w:cs="宋体"/>
                <w:color w:val="auto"/>
                <w:sz w:val="21"/>
                <w:szCs w:val="21"/>
                <w:highlight w:val="none"/>
                <w:lang w:val="en-US" w:eastAsia="zh-CN" w:bidi="zh-CN"/>
              </w:rPr>
              <w:t>使用终端运行程序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除了在PyCharm中执行外，我们也可以在终端中运行Python文件。在Windows中按快捷键：“Win+R”，在对话框中输入“PowerShell”可以打开PowerShell终端窗口（PowerShell是Windows中比传统的CMD更先进的终端程序）。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p>
        </w:tc>
        <w:tc>
          <w:tcPr>
            <w:tcW w:w="217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textAlignment w:val="auto"/>
              <w:rPr>
                <w:rFonts w:hint="eastAsia" w:ascii="宋体" w:hAnsi="宋体" w:eastAsia="宋体" w:cs="宋体"/>
                <w:color w:val="auto"/>
                <w:sz w:val="21"/>
                <w:szCs w:val="21"/>
                <w:highlight w:val="none"/>
                <w:lang w:val="en-US" w:eastAsia="zh-CN" w:bidi="zh-CN"/>
              </w:rPr>
            </w:pP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b/>
                <w:color w:val="auto"/>
                <w:sz w:val="21"/>
                <w:highlight w:val="none"/>
              </w:rPr>
            </w:pPr>
            <w:r>
              <w:rPr>
                <w:rFonts w:hint="default"/>
                <w:b/>
                <w:color w:val="auto"/>
                <w:sz w:val="21"/>
                <w:highlight w:val="none"/>
              </w:rPr>
              <w:t>小结</w:t>
            </w:r>
          </w:p>
        </w:tc>
        <w:tc>
          <w:tcPr>
            <w:tcW w:w="3765"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w:t>
            </w:r>
            <w:r>
              <w:rPr>
                <w:rFonts w:hint="eastAsia" w:ascii="宋体" w:hAnsi="宋体" w:eastAsia="宋体" w:cs="宋体"/>
                <w:color w:val="auto"/>
                <w:sz w:val="21"/>
                <w:szCs w:val="21"/>
                <w:highlight w:val="none"/>
                <w:lang w:val="en-US" w:eastAsia="zh-CN" w:bidi="zh-CN"/>
              </w:rPr>
              <w:t>5</w:t>
            </w:r>
            <w:r>
              <w:rPr>
                <w:rFonts w:hint="default" w:ascii="宋体" w:hAnsi="宋体" w:eastAsia="宋体" w:cs="宋体"/>
                <w:color w:val="auto"/>
                <w:sz w:val="21"/>
                <w:szCs w:val="21"/>
                <w:highlight w:val="none"/>
                <w:lang w:val="en-US" w:eastAsia="zh-CN" w:bidi="zh-CN"/>
              </w:rPr>
              <w:t>分钟）对本次课程内容进行总结，鼓励学生将个人发展</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与祖国发展紧密结合。</w:t>
            </w:r>
          </w:p>
        </w:tc>
        <w:tc>
          <w:tcPr>
            <w:tcW w:w="217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p>
        </w:tc>
        <w:tc>
          <w:tcPr>
            <w:tcW w:w="1662"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bidi="zh-CN"/>
              </w:rPr>
            </w:pPr>
            <w:r>
              <w:rPr>
                <w:rFonts w:hint="default" w:ascii="宋体" w:hAnsi="宋体" w:eastAsia="宋体" w:cs="宋体"/>
                <w:color w:val="auto"/>
                <w:sz w:val="21"/>
                <w:szCs w:val="21"/>
                <w:highlight w:val="none"/>
                <w:lang w:val="en-US" w:eastAsia="zh-CN" w:bidi="zh-CN"/>
              </w:rPr>
              <w:t>记录老师的点评，思考改进的方法</w:t>
            </w:r>
            <w:r>
              <w:rPr>
                <w:rFonts w:hint="eastAsia" w:ascii="宋体" w:hAnsi="宋体" w:eastAsia="宋体" w:cs="宋体"/>
                <w:color w:val="auto"/>
                <w:sz w:val="21"/>
                <w:szCs w:val="21"/>
                <w:highlight w:val="none"/>
                <w:lang w:val="en-US" w:eastAsia="zh-CN"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课后作业</w:t>
            </w:r>
          </w:p>
        </w:tc>
        <w:tc>
          <w:tcPr>
            <w:tcW w:w="7597" w:type="dxa"/>
            <w:gridSpan w:val="6"/>
            <w:vAlign w:val="center"/>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完成课后习题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1"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教学反思</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z w:val="21"/>
                <w:szCs w:val="21"/>
                <w:highlight w:val="none"/>
                <w:lang w:val="en-US" w:eastAsia="zh-CN" w:bidi="zh-CN"/>
              </w:rPr>
              <w:t>学生基础不均，对于编译器和解释器的安装接受程度不同，有的学生安装较快，安装完成后无事可做。在后面的课程中应注意可布置简单的python实操题，利用AI完成实操题目，即可检验安装环境也可以让先安装完的同学有事可做。</w:t>
            </w:r>
          </w:p>
        </w:tc>
      </w:tr>
    </w:tbl>
    <w:p>
      <w:pPr>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918"/>
        <w:gridCol w:w="1347"/>
        <w:gridCol w:w="2520"/>
        <w:gridCol w:w="1454"/>
        <w:gridCol w:w="937"/>
        <w:gridCol w:w="262"/>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项目二</w:t>
            </w:r>
            <w:r>
              <w:rPr>
                <w:rFonts w:hint="eastAsia" w:ascii="宋体" w:hAnsi="宋体" w:eastAsia="宋体" w:cs="宋体"/>
                <w:color w:val="auto"/>
                <w:sz w:val="21"/>
                <w:szCs w:val="21"/>
                <w:highlight w:val="none"/>
              </w:rPr>
              <w:t xml:space="preserve"> 个人所得税计算器</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shd w:val="clear" w:color="auto" w:fill="auto"/>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bidi="zh-CN"/>
              </w:rPr>
            </w:pPr>
            <w:r>
              <w:rPr>
                <w:rFonts w:hint="eastAsia" w:ascii="宋体" w:hAnsi="宋体" w:eastAsia="宋体" w:cs="宋体"/>
                <w:color w:val="auto"/>
                <w:spacing w:val="-3"/>
                <w:w w:val="95"/>
                <w:sz w:val="21"/>
                <w:szCs w:val="21"/>
                <w:highlight w:val="none"/>
              </w:rPr>
              <w:t>学生对</w:t>
            </w:r>
            <w:r>
              <w:rPr>
                <w:rFonts w:hint="eastAsia" w:ascii="宋体" w:hAnsi="宋体" w:eastAsia="宋体" w:cs="宋体"/>
                <w:color w:val="auto"/>
                <w:spacing w:val="-3"/>
                <w:w w:val="95"/>
                <w:sz w:val="21"/>
                <w:szCs w:val="21"/>
                <w:highlight w:val="none"/>
                <w:lang w:val="en-US" w:eastAsia="zh-CN"/>
              </w:rPr>
              <w:t>数媒</w:t>
            </w:r>
            <w:r>
              <w:rPr>
                <w:rFonts w:hint="eastAsia" w:ascii="宋体" w:hAnsi="宋体" w:eastAsia="宋体" w:cs="宋体"/>
                <w:color w:val="auto"/>
                <w:spacing w:val="-3"/>
                <w:w w:val="95"/>
                <w:sz w:val="21"/>
                <w:szCs w:val="21"/>
                <w:highlight w:val="none"/>
              </w:rPr>
              <w:t>行业及</w:t>
            </w:r>
            <w:r>
              <w:rPr>
                <w:rFonts w:hint="eastAsia" w:ascii="宋体" w:hAnsi="宋体" w:eastAsia="宋体" w:cs="宋体"/>
                <w:color w:val="auto"/>
                <w:spacing w:val="-3"/>
                <w:w w:val="95"/>
                <w:sz w:val="21"/>
                <w:szCs w:val="21"/>
                <w:highlight w:val="none"/>
                <w:lang w:val="en-US" w:eastAsia="zh-CN"/>
              </w:rPr>
              <w:t>编程</w:t>
            </w:r>
            <w:r>
              <w:rPr>
                <w:rFonts w:hint="eastAsia" w:ascii="宋体" w:hAnsi="宋体" w:eastAsia="宋体" w:cs="宋体"/>
                <w:color w:val="auto"/>
                <w:spacing w:val="-3"/>
                <w:w w:val="95"/>
                <w:sz w:val="21"/>
                <w:szCs w:val="21"/>
                <w:highlight w:val="none"/>
              </w:rPr>
              <w:t>发展认知不清，对行业未来发展方</w:t>
            </w:r>
            <w:r>
              <w:rPr>
                <w:rFonts w:hint="eastAsia" w:ascii="宋体" w:hAnsi="宋体" w:eastAsia="宋体" w:cs="宋体"/>
                <w:color w:val="auto"/>
                <w:spacing w:val="-3"/>
                <w:sz w:val="21"/>
                <w:szCs w:val="21"/>
                <w:highlight w:val="none"/>
              </w:rPr>
              <w:t>向不明确，不能结合行业发展思考和确定个人职业规划</w:t>
            </w:r>
            <w:r>
              <w:rPr>
                <w:rFonts w:hint="eastAsia" w:ascii="宋体" w:hAnsi="宋体" w:eastAsia="宋体" w:cs="宋体"/>
                <w:color w:val="auto"/>
                <w:spacing w:val="-3"/>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1681" w:type="dxa"/>
            <w:gridSpan w:val="2"/>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shd w:val="clear" w:color="auto" w:fill="auto"/>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rPr>
              <w:t>学生未能把</w:t>
            </w:r>
            <w:r>
              <w:rPr>
                <w:rFonts w:hint="eastAsia" w:ascii="宋体" w:hAnsi="宋体" w:eastAsia="宋体" w:cs="宋体"/>
                <w:color w:val="auto"/>
                <w:sz w:val="21"/>
                <w:szCs w:val="21"/>
                <w:highlight w:val="none"/>
                <w:lang w:val="en-US" w:eastAsia="zh-CN"/>
              </w:rPr>
              <w:t>信息技术</w:t>
            </w:r>
            <w:r>
              <w:rPr>
                <w:rFonts w:hint="eastAsia" w:ascii="宋体" w:hAnsi="宋体" w:eastAsia="宋体" w:cs="宋体"/>
                <w:color w:val="auto"/>
                <w:sz w:val="21"/>
                <w:szCs w:val="21"/>
                <w:highlight w:val="none"/>
              </w:rPr>
              <w:t>行业及</w:t>
            </w:r>
            <w:r>
              <w:rPr>
                <w:rFonts w:hint="eastAsia" w:ascii="宋体" w:hAnsi="宋体" w:eastAsia="宋体" w:cs="宋体"/>
                <w:color w:val="auto"/>
                <w:sz w:val="21"/>
                <w:szCs w:val="21"/>
                <w:highlight w:val="none"/>
                <w:lang w:val="en-US" w:eastAsia="zh-CN"/>
              </w:rPr>
              <w:t>程序设计</w:t>
            </w:r>
            <w:r>
              <w:rPr>
                <w:rFonts w:hint="eastAsia" w:ascii="宋体" w:hAnsi="宋体" w:eastAsia="宋体" w:cs="宋体"/>
                <w:color w:val="auto"/>
                <w:sz w:val="21"/>
                <w:szCs w:val="21"/>
                <w:highlight w:val="none"/>
              </w:rPr>
              <w:t>与国家社会、经济发展联系</w:t>
            </w:r>
            <w:r>
              <w:rPr>
                <w:rFonts w:hint="eastAsia" w:ascii="宋体" w:hAnsi="宋体" w:eastAsia="宋体" w:cs="宋体"/>
                <w:color w:val="auto"/>
                <w:sz w:val="21"/>
                <w:szCs w:val="21"/>
                <w:highlight w:val="none"/>
                <w:lang w:eastAsia="zh-CN"/>
              </w:rPr>
              <w:t>起</w:t>
            </w:r>
            <w:r>
              <w:rPr>
                <w:rFonts w:hint="eastAsia" w:ascii="宋体" w:hAnsi="宋体" w:eastAsia="宋体" w:cs="宋体"/>
                <w:color w:val="auto"/>
                <w:sz w:val="21"/>
                <w:szCs w:val="21"/>
                <w:highlight w:val="none"/>
              </w:rPr>
              <w:t>来，无法想象和理解</w:t>
            </w:r>
            <w:r>
              <w:rPr>
                <w:rFonts w:hint="eastAsia" w:ascii="宋体" w:hAnsi="宋体" w:eastAsia="宋体" w:cs="宋体"/>
                <w:color w:val="auto"/>
                <w:sz w:val="21"/>
                <w:szCs w:val="21"/>
                <w:highlight w:val="none"/>
                <w:lang w:val="en-US" w:eastAsia="zh-CN"/>
              </w:rPr>
              <w:t>数字媒体技术</w:t>
            </w:r>
            <w:r>
              <w:rPr>
                <w:rFonts w:hint="eastAsia" w:ascii="宋体" w:hAnsi="宋体" w:eastAsia="宋体" w:cs="宋体"/>
                <w:color w:val="auto"/>
                <w:sz w:val="21"/>
                <w:szCs w:val="21"/>
                <w:highlight w:val="none"/>
              </w:rPr>
              <w:t>专业的重要性。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top"/>
          </w:tcPr>
          <w:p>
            <w:pPr>
              <w:pStyle w:val="11"/>
              <w:keepNext w:val="0"/>
              <w:keepLines w:val="0"/>
              <w:pageBreakBefore w:val="0"/>
              <w:widowControl w:val="0"/>
              <w:numPr>
                <w:ilvl w:val="0"/>
                <w:numId w:val="1"/>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掌握变量的定义与使用，Python的基本输入和输出，标识符与关键字的区别，整型和浮点型的用法，各种数学运算符的用法，复合赋值运算符的用法，数据类型的转换。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top"/>
          </w:tcPr>
          <w:p>
            <w:pPr>
              <w:pStyle w:val="11"/>
              <w:keepNext w:val="0"/>
              <w:keepLines w:val="0"/>
              <w:pageBreakBefore w:val="0"/>
              <w:widowControl w:val="0"/>
              <w:numPr>
                <w:ilvl w:val="0"/>
                <w:numId w:val="2"/>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能够利用基本数据类型、运算符和表达式进行操作，能够运用输入输出语句编写程序。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1.通过了解科技发展，增强民族自尊心；</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2.崇尚工匠精神、热爱劳动，履行道德准则和行为规范，具有社会责任感和社会参与意识，明确团队分工，强化团队协作精神。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熟悉和规范使用Python基础知识。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Python的基本输入和输出。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Python的基本语法和基本的输入输出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讲授法，小组展示、讨论法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理论</w:t>
            </w: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学习通的Python实践案例应用解读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教学环节</w:t>
            </w:r>
          </w:p>
        </w:tc>
        <w:tc>
          <w:tcPr>
            <w:tcW w:w="3867"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教学内容与教师活动</w:t>
            </w:r>
          </w:p>
        </w:tc>
        <w:tc>
          <w:tcPr>
            <w:tcW w:w="239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课程思政教学目标</w:t>
            </w:r>
          </w:p>
        </w:tc>
        <w:tc>
          <w:tcPr>
            <w:tcW w:w="1339" w:type="dxa"/>
            <w:gridSpan w:val="2"/>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课前</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收集教学资源，挖掘思政元素，形成教学案例和思政案例，登录</w:t>
            </w:r>
            <w:r>
              <w:rPr>
                <w:rFonts w:hint="eastAsia" w:ascii="宋体" w:hAnsi="宋体" w:eastAsia="宋体" w:cs="宋体"/>
                <w:color w:val="auto"/>
                <w:sz w:val="21"/>
                <w:szCs w:val="21"/>
                <w:highlight w:val="none"/>
                <w:lang w:eastAsia="zh-CN"/>
              </w:rPr>
              <w:t>学习通</w:t>
            </w:r>
            <w:r>
              <w:rPr>
                <w:rFonts w:hint="default" w:ascii="宋体" w:hAnsi="宋体" w:eastAsia="宋体" w:cs="宋体"/>
                <w:color w:val="auto"/>
                <w:sz w:val="21"/>
                <w:szCs w:val="21"/>
                <w:highlight w:val="none"/>
              </w:rPr>
              <w:t>教学平台，上传学习资源，发布小组任务：课内每小组代表描述案例内容及收获。</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引导学生去挖掘我国Python编程的优秀案例，增强学习信心和自豪感。</w:t>
            </w: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登录教学平台预习</w:t>
            </w:r>
            <w:r>
              <w:rPr>
                <w:rFonts w:hint="eastAsia" w:ascii="宋体" w:hAnsi="宋体" w:eastAsia="宋体" w:cs="宋体"/>
                <w:color w:val="auto"/>
                <w:sz w:val="21"/>
                <w:szCs w:val="21"/>
                <w:highlight w:val="none"/>
                <w:lang w:eastAsia="zh-CN"/>
              </w:rPr>
              <w:t>，以</w:t>
            </w:r>
            <w:r>
              <w:rPr>
                <w:rFonts w:hint="default" w:ascii="宋体" w:hAnsi="宋体" w:eastAsia="宋体" w:cs="宋体"/>
                <w:color w:val="auto"/>
                <w:sz w:val="21"/>
                <w:szCs w:val="21"/>
                <w:highlight w:val="none"/>
              </w:rPr>
              <w:t>小组为单位完成课前任务</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导入</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回顾Python基本运行环境，引入日常生活中常用到的数字计算的输入输出</w:t>
            </w:r>
            <w:r>
              <w:rPr>
                <w:rFonts w:hint="default" w:ascii="宋体" w:hAnsi="宋体" w:eastAsia="宋体" w:cs="宋体"/>
                <w:color w:val="auto"/>
                <w:sz w:val="21"/>
                <w:szCs w:val="21"/>
                <w:highlight w:val="none"/>
              </w:rPr>
              <w:t>。</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结合生活实例理解编程输入输出，树立用技术解决实际问题的应用思维</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认识 Python 运行环境规范，养成规范操作、精准计算的职业行为习惯</w:t>
            </w:r>
            <w:r>
              <w:rPr>
                <w:rFonts w:hint="eastAsia" w:ascii="宋体" w:hAnsi="宋体" w:eastAsia="宋体" w:cs="宋体"/>
                <w:color w:val="auto"/>
                <w:sz w:val="21"/>
                <w:szCs w:val="21"/>
                <w:highlight w:val="none"/>
                <w:lang w:eastAsia="zh-CN"/>
              </w:rPr>
              <w:t>。</w:t>
            </w: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新课</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定义个人所得税参数</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1.python数据类型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计算机程序的核心是数据，所有代码都是围绕各种类型的数据展开的。Python为我们提供了丰富的数据类型，其中常用的有7种：</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87"/>
              <w:gridCol w:w="692"/>
              <w:gridCol w:w="24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类型</w:t>
                  </w:r>
                </w:p>
              </w:tc>
              <w:tc>
                <w:tcPr>
                  <w:tcW w:w="692"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中文名</w:t>
                  </w:r>
                </w:p>
              </w:tc>
              <w:tc>
                <w:tcPr>
                  <w:tcW w:w="2486"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3"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int</w:t>
                  </w:r>
                </w:p>
              </w:tc>
              <w:tc>
                <w:tcPr>
                  <w:tcW w:w="692"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整数</w:t>
                  </w:r>
                </w:p>
              </w:tc>
              <w:tc>
                <w:tcPr>
                  <w:tcW w:w="2486"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用于表示整数值，如-1、0、1、2等。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float</w:t>
                  </w:r>
                </w:p>
              </w:tc>
              <w:tc>
                <w:tcPr>
                  <w:tcW w:w="692"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浮点数</w:t>
                  </w:r>
                </w:p>
              </w:tc>
              <w:tc>
                <w:tcPr>
                  <w:tcW w:w="2486"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用于表示带有小数点的数字，如3.14、2.0等。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bool</w:t>
                  </w:r>
                </w:p>
              </w:tc>
              <w:tc>
                <w:tcPr>
                  <w:tcW w:w="692"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布尔值</w:t>
                  </w:r>
                </w:p>
              </w:tc>
              <w:tc>
                <w:tcPr>
                  <w:tcW w:w="2486"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用于表示真(True)或假(False)的逻辑值。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1"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str</w:t>
                  </w:r>
                </w:p>
              </w:tc>
              <w:tc>
                <w:tcPr>
                  <w:tcW w:w="692"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字符串</w:t>
                  </w:r>
                </w:p>
              </w:tc>
              <w:tc>
                <w:tcPr>
                  <w:tcW w:w="2486"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用于表示文本数据，例如"Hello, World!"。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list</w:t>
                  </w:r>
                </w:p>
              </w:tc>
              <w:tc>
                <w:tcPr>
                  <w:tcW w:w="692"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列表</w:t>
                  </w:r>
                </w:p>
              </w:tc>
              <w:tc>
                <w:tcPr>
                  <w:tcW w:w="2486"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4"/>
                      <w:szCs w:val="2"/>
                    </w:rPr>
                  </w:pPr>
                  <w:r>
                    <w:rPr>
                      <w:color w:val="000000"/>
                      <w:sz w:val="11"/>
                      <w:szCs w:val="11"/>
                    </w:rPr>
                    <w:t>用于存储多个有序元素的数据结构，可以包含不同类型的元素。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1"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dict</w:t>
                  </w:r>
                </w:p>
              </w:tc>
              <w:tc>
                <w:tcPr>
                  <w:tcW w:w="692"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字典</w:t>
                  </w:r>
                </w:p>
              </w:tc>
              <w:tc>
                <w:tcPr>
                  <w:tcW w:w="2486" w:type="dxa"/>
                  <w:tcBorders>
                    <w:top w:val="single" w:color="FFFFFF" w:sz="4" w:space="0"/>
                    <w:left w:val="single" w:color="FFFFFF" w:sz="4" w:space="0"/>
                    <w:bottom w:val="single" w:color="FFFFFF" w:sz="12" w:space="0"/>
                    <w:right w:val="single" w:color="FFFFFF" w:sz="4" w:space="0"/>
                  </w:tcBorders>
                  <w:shd w:val="clear" w:color="auto" w:fill="E9EDF4"/>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4"/>
                      <w:szCs w:val="2"/>
                    </w:rPr>
                  </w:pPr>
                  <w:r>
                    <w:rPr>
                      <w:color w:val="000000"/>
                      <w:sz w:val="11"/>
                      <w:szCs w:val="11"/>
                    </w:rPr>
                    <w:t>用于存储键值对(key-value)的数据结构，每个键对应一个值。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jc w:val="center"/>
              </w:trPr>
              <w:tc>
                <w:tcPr>
                  <w:tcW w:w="587" w:type="dxa"/>
                  <w:tcBorders>
                    <w:top w:val="single" w:color="FFFFFF" w:sz="4" w:space="0"/>
                    <w:left w:val="single" w:color="FFFFFF" w:sz="4" w:space="0"/>
                    <w:bottom w:val="single" w:color="FFFFFF" w:sz="12" w:space="0"/>
                    <w:right w:val="single" w:color="FFFFFF" w:sz="4" w:space="0"/>
                  </w:tcBorders>
                  <w:shd w:val="clear" w:color="auto" w:fill="4F81BD"/>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b/>
                      <w:bCs/>
                      <w:color w:val="FFFFFF"/>
                      <w:sz w:val="13"/>
                      <w:szCs w:val="13"/>
                    </w:rPr>
                    <w:t>None</w:t>
                  </w:r>
                </w:p>
              </w:tc>
              <w:tc>
                <w:tcPr>
                  <w:tcW w:w="692"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空值</w:t>
                  </w:r>
                </w:p>
              </w:tc>
              <w:tc>
                <w:tcPr>
                  <w:tcW w:w="2486" w:type="dxa"/>
                  <w:tcBorders>
                    <w:top w:val="single" w:color="FFFFFF" w:sz="4" w:space="0"/>
                    <w:left w:val="single" w:color="FFFFFF" w:sz="4" w:space="0"/>
                    <w:bottom w:val="single" w:color="FFFFFF" w:sz="12" w:space="0"/>
                    <w:right w:val="single" w:color="FFFFFF" w:sz="4" w:space="0"/>
                  </w:tcBorders>
                  <w:shd w:val="clear" w:color="auto" w:fill="D0D8E8"/>
                  <w:tcMar>
                    <w:left w:w="108" w:type="dxa"/>
                    <w:right w:w="108" w:type="dxa"/>
                  </w:tcMar>
                  <w:vAlign w:val="top"/>
                </w:tcPr>
                <w:p>
                  <w:pPr>
                    <w:pStyle w:val="6"/>
                    <w:keepNext w:val="0"/>
                    <w:keepLines w:val="0"/>
                    <w:pageBreakBefore w:val="0"/>
                    <w:widowControl/>
                    <w:suppressLineNumbers w:val="0"/>
                    <w:kinsoku/>
                    <w:wordWrap/>
                    <w:overflowPunct/>
                    <w:topLinePunct w:val="0"/>
                    <w:autoSpaceDE w:val="0"/>
                    <w:autoSpaceDN w:val="0"/>
                    <w:bidi w:val="0"/>
                    <w:adjustRightInd/>
                    <w:snapToGrid/>
                    <w:spacing w:beforeAutospacing="0" w:afterAutospacing="0"/>
                    <w:jc w:val="center"/>
                    <w:textAlignment w:val="auto"/>
                    <w:rPr>
                      <w:sz w:val="6"/>
                      <w:szCs w:val="4"/>
                    </w:rPr>
                  </w:pPr>
                  <w:r>
                    <w:rPr>
                      <w:color w:val="000000"/>
                      <w:sz w:val="13"/>
                      <w:szCs w:val="13"/>
                    </w:rPr>
                    <w:t>用于表示空值或缺省值。</w:t>
                  </w:r>
                </w:p>
              </w:tc>
            </w:tr>
          </w:tbl>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对于个税项目来说，主要用的就是int和float类型。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int就是数学中的整数类型，包括0、正整数、负整数。Python中的整型值与其他编程语言最大的不同是：它没有上限和下限。</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float就是小数值。与整型不同，Python中浮点型的范围和精度是有限的。</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default" w:ascii="宋体" w:hAnsi="宋体" w:eastAsia="宋体" w:cs="宋体"/>
                <w:color w:val="auto"/>
                <w:sz w:val="21"/>
                <w:szCs w:val="21"/>
                <w:highlight w:val="none"/>
              </w:rPr>
              <w:t>分钟）</w:t>
            </w:r>
            <w:r>
              <w:rPr>
                <w:rFonts w:hint="default" w:ascii="宋体" w:hAnsi="宋体" w:eastAsia="宋体" w:cs="宋体"/>
                <w:color w:val="auto"/>
                <w:sz w:val="21"/>
                <w:szCs w:val="21"/>
                <w:highlight w:val="none"/>
                <w:lang w:val="en-US" w:eastAsia="zh-CN"/>
              </w:rPr>
              <w:t>2．Python中的变量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（1）变量定义：在Python中，不需要事先声明变量名及其类型，直接赋值即可创建各种类型的变量。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（2）变量的修改：实际开发中经常需要修改变量自身，只要对原变量再次赋值即可。（涉及复合赋值运算符）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（3）命名规范：变量名、函数名、类名、模块名等。这些名称统称为“标识符”，需要符合对应要求。</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（4）关键字：关键字是具有特殊含义和用途的保留字，不能用作普通变量名、函数名或其他标识符，因为它们已经被语言本身所使用。（牢记常见的35个关键字）</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40</w:t>
            </w:r>
            <w:r>
              <w:rPr>
                <w:rFonts w:hint="default" w:ascii="宋体" w:hAnsi="宋体" w:eastAsia="宋体" w:cs="宋体"/>
                <w:color w:val="auto"/>
                <w:sz w:val="21"/>
                <w:szCs w:val="21"/>
                <w:highlight w:val="none"/>
              </w:rPr>
              <w:t>分钟）</w:t>
            </w:r>
            <w:r>
              <w:rPr>
                <w:rFonts w:hint="default" w:ascii="宋体" w:hAnsi="宋体" w:eastAsia="宋体" w:cs="宋体"/>
                <w:color w:val="auto"/>
                <w:sz w:val="21"/>
                <w:szCs w:val="21"/>
                <w:highlight w:val="none"/>
                <w:lang w:val="en-US" w:eastAsia="zh-CN"/>
              </w:rPr>
              <w:t>3．实现个人所得税参数定义</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在计算个人所得税时，采用多步运算的方式，先将专项扣除的计算结果和附加扣除保存到变量里，然后再把变量代入计算公式参与后续运算。</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引导学生</w:t>
            </w:r>
            <w:r>
              <w:rPr>
                <w:rFonts w:hint="default" w:ascii="宋体" w:hAnsi="宋体" w:eastAsia="宋体" w:cs="宋体"/>
                <w:color w:val="auto"/>
                <w:sz w:val="21"/>
                <w:szCs w:val="21"/>
                <w:highlight w:val="none"/>
                <w:lang w:val="en-US" w:eastAsia="zh-CN"/>
              </w:rPr>
              <w:t>树立规范编程意识，培养严谨守法、精准务实的职业素养与财税责任担当。</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感知 Python 数字计算的实用价值，培养严谨求实、学以致用的学习态度</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认真倾听教师讲解，并做好笔记，以备后续课程内容需要</w:t>
            </w:r>
            <w:r>
              <w:rPr>
                <w:rFonts w:hint="eastAsia" w:ascii="宋体" w:hAnsi="宋体" w:eastAsia="宋体" w:cs="宋体"/>
                <w:color w:val="auto"/>
                <w:sz w:val="21"/>
                <w:szCs w:val="21"/>
                <w:highlight w:val="none"/>
                <w:lang w:eastAsia="zh-CN"/>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学生根据教师操作按步骤理解并进行实践。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2"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ascii="Times New Roman"/>
                <w:b/>
                <w:bCs/>
                <w:color w:val="auto"/>
                <w:sz w:val="20"/>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分钟）输入个人所得税自定义参数：</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1.标准输入输出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在Python中，使用内置函数input()来接收用户的键盘输入，input()函数的一般用法为：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x=input('提示：')    #该函数返回用户输入的对象。</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不论用户输入数据时使用什么界定符，input()函数的返回结果都是字符串，需要将其转换为相应的类型再处理。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Python 3.x中使用print()函数输出。默认情况下Python将结果输出到IDLE或者标准控制台，在输出时也可以重定向。</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w:t>
            </w:r>
            <w:r>
              <w:rPr>
                <w:rFonts w:hint="default" w:ascii="宋体" w:hAnsi="宋体" w:eastAsia="宋体" w:cs="宋体"/>
                <w:color w:val="auto"/>
                <w:sz w:val="21"/>
                <w:szCs w:val="21"/>
                <w:highlight w:val="none"/>
                <w:lang w:val="en-US" w:eastAsia="zh-CN"/>
              </w:rPr>
              <w:t>将字符串转成整型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Python同很多语言一样支持强制转换数据类型，但是转换内容的格式必须正确，否则程序会报错。使用要转换的类型名（int，float，str）操作可以使用type()函数来查看某个变量当前是什么类型。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不论用户输入数据时使用什么界定符，input()函数的返回结果都是字符串，需要将其转换为相应的类型再处理。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在计算个人所得税时，采用多步运算的方式，先将税前收入，专项扣除的用户信息等信息从键盘进行输入，并保存到变量里，然后再把变量代入计算公式参与后续运算。</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40分钟</w:t>
            </w:r>
            <w:r>
              <w:rPr>
                <w:rFonts w:hint="eastAsia" w:ascii="宋体" w:hAnsi="宋体" w:eastAsia="宋体" w:cs="宋体"/>
                <w:color w:val="auto"/>
                <w:sz w:val="21"/>
                <w:szCs w:val="21"/>
                <w:highlight w:val="none"/>
                <w:lang w:eastAsia="zh-CN"/>
              </w:rPr>
              <w:t>）</w:t>
            </w:r>
            <w:r>
              <w:rPr>
                <w:rFonts w:hint="default"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lang w:val="en-US" w:eastAsia="zh-CN"/>
              </w:rPr>
              <w:t>.</w:t>
            </w:r>
            <w:r>
              <w:rPr>
                <w:rFonts w:hint="default" w:ascii="宋体" w:hAnsi="宋体" w:eastAsia="宋体" w:cs="宋体"/>
                <w:color w:val="auto"/>
                <w:sz w:val="21"/>
                <w:szCs w:val="21"/>
                <w:highlight w:val="none"/>
                <w:lang w:val="en-US" w:eastAsia="zh-CN"/>
              </w:rPr>
              <w:t>实现个人所得税自定义参数输入</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在计算个人所得税时，采用多步运算的方式，先将税前收入，专项扣除的用户信息等信息从键盘进行输入，并保存到变量里，然后再把变量代入计算公式参与后续运算。</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掌握个税参数输入的类型转换与规范操作，培养数据校验、精准计算的职业严谨性，树立依法纳税、合规处理财税数据的责任意识。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理解 Python 输入输出与类型转换逻辑，结合个税计算场景养成规范处理数据的习惯，增强财税数据处理的准确性与守法合规意识。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学会个税自定义参数的输入与数据转换，在编程实践中锤炼细致认真的做事态度，树立对财税数据负责、依法计税的职业价值观。</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认真倾听教师讲解， 并记录关键词。</w:t>
            </w:r>
            <w:r>
              <w:rPr>
                <w:rFonts w:hint="eastAsia" w:ascii="宋体" w:hAnsi="宋体" w:eastAsia="宋体" w:cs="宋体"/>
                <w:color w:val="auto"/>
                <w:sz w:val="21"/>
                <w:szCs w:val="21"/>
                <w:highlight w:val="none"/>
                <w:lang w:val="en-US" w:eastAsia="zh-CN"/>
              </w:rPr>
              <w:t>学生根据教师操作按步骤理解并进行实践。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7" w:hRule="atLeast"/>
          <w:jc w:val="center"/>
        </w:trPr>
        <w:tc>
          <w:tcPr>
            <w:tcW w:w="763" w:type="dxa"/>
            <w:vMerge w:val="continue"/>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ascii="Times New Roman"/>
                <w:b/>
                <w:bCs/>
                <w:color w:val="auto"/>
                <w:sz w:val="20"/>
                <w:highlight w:val="none"/>
                <w:lang w:val="en-US" w:eastAsia="zh-CN"/>
              </w:rPr>
            </w:pPr>
            <w:r>
              <w:rPr>
                <w:rFonts w:hint="eastAsia" w:ascii="Times New Roman"/>
                <w:b/>
                <w:bCs/>
                <w:color w:val="auto"/>
                <w:sz w:val="20"/>
                <w:highlight w:val="none"/>
                <w:lang w:val="en-US" w:eastAsia="zh-CN"/>
              </w:rPr>
              <w:t>新课</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160分钟</w:t>
            </w:r>
            <w:r>
              <w:rPr>
                <w:rFonts w:hint="eastAsia" w:ascii="宋体" w:hAnsi="宋体" w:eastAsia="宋体" w:cs="宋体"/>
                <w:color w:val="auto"/>
                <w:sz w:val="21"/>
                <w:szCs w:val="21"/>
                <w:highlight w:val="none"/>
                <w:lang w:eastAsia="zh-CN"/>
              </w:rPr>
              <w:t>）</w:t>
            </w:r>
            <w:r>
              <w:rPr>
                <w:rFonts w:hint="default" w:ascii="宋体" w:hAnsi="宋体" w:eastAsia="宋体" w:cs="宋体"/>
                <w:color w:val="auto"/>
                <w:sz w:val="21"/>
                <w:szCs w:val="21"/>
                <w:highlight w:val="none"/>
                <w:lang w:val="en-US" w:eastAsia="zh-CN"/>
              </w:rPr>
              <w:t>输入个人所得税</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20分钟）1.Python支持大多数运算符（算术运算符、关系运算符、逻辑运算符、位运算符等），并遵循运算符优先级。很多运算符具有多种不同的含义，作用于不同类型操作数的含义并不相同，非常灵活。下面分几种类型进行介绍，需要时可以进行查阅。</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（1）算术运算符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算术运算符除了加减乘除运算外，还包括求整商、相反数、求余数和幂运算等。</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（2）关系运算符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关系运算符用于比较两个操作数的大小关系、集合的从属关系、引用对象同一性关系，运算结果返回True或False。</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（3）逻辑运算符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逻辑运算符只有与、或、非3种，它们的优先级依次是非（not）、与（and）、或（or）。运算结果返回True或False。</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（4）位运算符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|（按位或）、^（按位异或）、&amp;（按位与）、&lt;&lt;（向左移位）、&gt;&gt;（向右移位）、~（按位取反）都是位运算符，按操作数的二进制位进行操作。</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（5）其他类型运算符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（20分钟）</w:t>
            </w:r>
            <w:r>
              <w:rPr>
                <w:rFonts w:hint="default" w:ascii="宋体" w:hAnsi="宋体" w:eastAsia="宋体" w:cs="宋体"/>
                <w:color w:val="auto"/>
                <w:sz w:val="21"/>
                <w:szCs w:val="21"/>
                <w:highlight w:val="none"/>
                <w:lang w:val="en-US" w:eastAsia="zh-CN"/>
              </w:rPr>
              <w:t>2．运算符的优先级</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pPr>
            <w:r>
              <w:drawing>
                <wp:inline distT="0" distB="0" distL="114300" distR="114300">
                  <wp:extent cx="2453640" cy="1750060"/>
                  <wp:effectExtent l="0" t="0" r="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453640" cy="1750060"/>
                          </a:xfrm>
                          <a:prstGeom prst="rect">
                            <a:avLst/>
                          </a:prstGeom>
                        </pic:spPr>
                      </pic:pic>
                    </a:graphicData>
                  </a:graphic>
                </wp:inline>
              </w:drawing>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eastAsia"/>
                <w:lang w:val="en-US" w:eastAsia="zh-CN"/>
              </w:rPr>
              <w:t>（110分钟）</w:t>
            </w:r>
            <w:r>
              <w:rPr>
                <w:rFonts w:hint="default"/>
                <w:lang w:val="en-US" w:eastAsia="zh-CN"/>
              </w:rPr>
              <w:t>3．实现计算个人所得税计算</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default"/>
                <w:lang w:val="en-US" w:eastAsia="zh-CN"/>
              </w:rPr>
              <w:t>到此为止Python中的数据类型和运算符我们都已经有所了解。接下来可以计算一下个人所得税。</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default"/>
                <w:lang w:val="en-US" w:eastAsia="zh-CN"/>
              </w:rPr>
              <w:t>可以运行完整的示例代码。</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default"/>
                <w:lang w:val="en-US" w:eastAsia="zh-CN"/>
              </w:rPr>
              <w:t>掌握 Python 各类运算符的规则与优先级，结合个税计算场景规范运用运算逻辑，培养严谨的计算思维与精准计税、依法纳税的职业操守。</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default"/>
                <w:lang w:val="en-US" w:eastAsia="zh-CN"/>
              </w:rPr>
              <w:t>理解 Python 运算符的灵活运用规则，在个税计算实操中恪守运算优先级规范，树立数据计算精准化、财税处理合规化的职业价值观。</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lang w:val="en-US" w:eastAsia="zh-CN"/>
              </w:rPr>
            </w:pPr>
            <w:r>
              <w:rPr>
                <w:rFonts w:hint="default"/>
                <w:lang w:val="en-US" w:eastAsia="zh-CN"/>
              </w:rPr>
              <w:t>学会运用 Python 运算符完成个税计算，在运算实践中养成遵循规则、精准严谨的做事习惯，强化依法计税、对财税数据负责的责任意识。</w:t>
            </w: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小结</w:t>
            </w:r>
          </w:p>
        </w:tc>
        <w:tc>
          <w:tcPr>
            <w:tcW w:w="3867"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分钟）对本次课程内容进行总结，鼓励学生将个人发展</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与祖国发展紧密结合。</w:t>
            </w:r>
          </w:p>
        </w:tc>
        <w:tc>
          <w:tcPr>
            <w:tcW w:w="2391"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p>
        </w:tc>
        <w:tc>
          <w:tcPr>
            <w:tcW w:w="133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记录老师的点评，思考改进的方法</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课后作业</w:t>
            </w:r>
          </w:p>
        </w:tc>
        <w:tc>
          <w:tcPr>
            <w:tcW w:w="7597" w:type="dxa"/>
            <w:gridSpan w:val="6"/>
            <w:vAlign w:val="center"/>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预习下节课内容并提前熟悉下节课案例，完成课后作业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6"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教学反思</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本章节内容不难，但设计的知识点较多，许多学生听完就忘，还是应该多那些时间给学生实操。</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918"/>
        <w:gridCol w:w="1347"/>
        <w:gridCol w:w="2252"/>
        <w:gridCol w:w="1722"/>
        <w:gridCol w:w="396"/>
        <w:gridCol w:w="803"/>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项目三</w:t>
            </w:r>
            <w:r>
              <w:rPr>
                <w:rFonts w:hint="eastAsia" w:ascii="宋体" w:hAnsi="宋体" w:eastAsia="宋体" w:cs="宋体"/>
                <w:color w:val="auto"/>
                <w:sz w:val="21"/>
                <w:szCs w:val="21"/>
                <w:highlight w:val="none"/>
              </w:rPr>
              <w:t xml:space="preserve"> 猜数字游戏</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szCs w:val="21"/>
                <w:highlight w:val="none"/>
              </w:rPr>
              <w:t>学生对</w:t>
            </w:r>
            <w:r>
              <w:rPr>
                <w:rFonts w:hint="eastAsia" w:ascii="宋体" w:hAnsi="宋体" w:eastAsia="宋体" w:cs="宋体"/>
                <w:color w:val="auto"/>
                <w:spacing w:val="-3"/>
                <w:w w:val="95"/>
                <w:sz w:val="21"/>
                <w:szCs w:val="21"/>
                <w:highlight w:val="none"/>
                <w:lang w:val="en-US" w:eastAsia="zh-CN"/>
              </w:rPr>
              <w:t>数媒</w:t>
            </w:r>
            <w:r>
              <w:rPr>
                <w:rFonts w:hint="eastAsia" w:ascii="宋体" w:hAnsi="宋体" w:eastAsia="宋体" w:cs="宋体"/>
                <w:color w:val="auto"/>
                <w:spacing w:val="-3"/>
                <w:w w:val="95"/>
                <w:sz w:val="21"/>
                <w:szCs w:val="21"/>
                <w:highlight w:val="none"/>
              </w:rPr>
              <w:t>行业及</w:t>
            </w:r>
            <w:r>
              <w:rPr>
                <w:rFonts w:hint="eastAsia" w:ascii="宋体" w:hAnsi="宋体" w:eastAsia="宋体" w:cs="宋体"/>
                <w:color w:val="auto"/>
                <w:spacing w:val="-3"/>
                <w:w w:val="95"/>
                <w:sz w:val="21"/>
                <w:szCs w:val="21"/>
                <w:highlight w:val="none"/>
                <w:lang w:val="en-US" w:eastAsia="zh-CN"/>
              </w:rPr>
              <w:t>编程</w:t>
            </w:r>
            <w:r>
              <w:rPr>
                <w:rFonts w:hint="eastAsia" w:ascii="宋体" w:hAnsi="宋体" w:eastAsia="宋体" w:cs="宋体"/>
                <w:color w:val="auto"/>
                <w:spacing w:val="-3"/>
                <w:w w:val="95"/>
                <w:sz w:val="21"/>
                <w:szCs w:val="21"/>
                <w:highlight w:val="none"/>
              </w:rPr>
              <w:t>发展认知不清，对行业未来发展方</w:t>
            </w:r>
            <w:r>
              <w:rPr>
                <w:rFonts w:hint="eastAsia" w:ascii="宋体" w:hAnsi="宋体" w:eastAsia="宋体" w:cs="宋体"/>
                <w:color w:val="auto"/>
                <w:spacing w:val="-3"/>
                <w:sz w:val="21"/>
                <w:szCs w:val="21"/>
                <w:highlight w:val="none"/>
              </w:rPr>
              <w:t>向不明确，不能结合行业发展思考和确定个人职业规划</w:t>
            </w:r>
            <w:r>
              <w:rPr>
                <w:rFonts w:hint="eastAsia" w:ascii="宋体" w:hAnsi="宋体" w:eastAsia="宋体" w:cs="宋体"/>
                <w:color w:val="auto"/>
                <w:spacing w:val="-3"/>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1681" w:type="dxa"/>
            <w:gridSpan w:val="2"/>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学生未能把</w:t>
            </w:r>
            <w:r>
              <w:rPr>
                <w:rFonts w:hint="eastAsia" w:ascii="宋体" w:hAnsi="宋体" w:eastAsia="宋体" w:cs="宋体"/>
                <w:color w:val="auto"/>
                <w:sz w:val="21"/>
                <w:szCs w:val="21"/>
                <w:highlight w:val="none"/>
                <w:lang w:val="en-US" w:eastAsia="zh-CN"/>
              </w:rPr>
              <w:t>信息技术</w:t>
            </w:r>
            <w:r>
              <w:rPr>
                <w:rFonts w:hint="eastAsia" w:ascii="宋体" w:hAnsi="宋体" w:eastAsia="宋体" w:cs="宋体"/>
                <w:color w:val="auto"/>
                <w:sz w:val="21"/>
                <w:szCs w:val="21"/>
                <w:highlight w:val="none"/>
              </w:rPr>
              <w:t>行业及</w:t>
            </w:r>
            <w:r>
              <w:rPr>
                <w:rFonts w:hint="eastAsia" w:ascii="宋体" w:hAnsi="宋体" w:eastAsia="宋体" w:cs="宋体"/>
                <w:color w:val="auto"/>
                <w:sz w:val="21"/>
                <w:szCs w:val="21"/>
                <w:highlight w:val="none"/>
                <w:lang w:val="en-US" w:eastAsia="zh-CN"/>
              </w:rPr>
              <w:t>程序设计</w:t>
            </w:r>
            <w:r>
              <w:rPr>
                <w:rFonts w:hint="eastAsia" w:ascii="宋体" w:hAnsi="宋体" w:eastAsia="宋体" w:cs="宋体"/>
                <w:color w:val="auto"/>
                <w:sz w:val="21"/>
                <w:szCs w:val="21"/>
                <w:highlight w:val="none"/>
              </w:rPr>
              <w:t>与国家社会、经济发展联系</w:t>
            </w:r>
            <w:r>
              <w:rPr>
                <w:rFonts w:hint="eastAsia" w:ascii="宋体" w:hAnsi="宋体" w:eastAsia="宋体" w:cs="宋体"/>
                <w:color w:val="auto"/>
                <w:sz w:val="21"/>
                <w:szCs w:val="21"/>
                <w:highlight w:val="none"/>
                <w:lang w:eastAsia="zh-CN"/>
              </w:rPr>
              <w:t>起</w:t>
            </w:r>
            <w:r>
              <w:rPr>
                <w:rFonts w:hint="eastAsia" w:ascii="宋体" w:hAnsi="宋体" w:eastAsia="宋体" w:cs="宋体"/>
                <w:color w:val="auto"/>
                <w:sz w:val="21"/>
                <w:szCs w:val="21"/>
                <w:highlight w:val="none"/>
              </w:rPr>
              <w:t>来，无法想象和理解</w:t>
            </w:r>
            <w:r>
              <w:rPr>
                <w:rFonts w:hint="eastAsia" w:ascii="宋体" w:hAnsi="宋体" w:eastAsia="宋体" w:cs="宋体"/>
                <w:color w:val="auto"/>
                <w:sz w:val="21"/>
                <w:szCs w:val="21"/>
                <w:highlight w:val="none"/>
                <w:lang w:val="en-US" w:eastAsia="zh-CN"/>
              </w:rPr>
              <w:t>数字媒体技术</w:t>
            </w:r>
            <w:r>
              <w:rPr>
                <w:rFonts w:hint="eastAsia" w:ascii="宋体" w:hAnsi="宋体" w:eastAsia="宋体" w:cs="宋体"/>
                <w:color w:val="auto"/>
                <w:sz w:val="21"/>
                <w:szCs w:val="21"/>
                <w:highlight w:val="none"/>
              </w:rPr>
              <w:t>专业的重要性。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top"/>
          </w:tcPr>
          <w:p>
            <w:pPr>
              <w:pStyle w:val="11"/>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掌握程序流程控制中的顺序结构。掌握程序流程控制中的选择结构。掌握程序流程控制中的循环结构。了解break和continue语句。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top"/>
          </w:tcPr>
          <w:p>
            <w:pPr>
              <w:pStyle w:val="11"/>
              <w:keepNext w:val="0"/>
              <w:keepLines w:val="0"/>
              <w:pageBreakBefore w:val="0"/>
              <w:widowControl w:val="0"/>
              <w:numPr>
                <w:ilvl w:val="0"/>
                <w:numId w:val="0"/>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能够使用顺序结构、选择结构和循环结构开发程序。能够使用3种结构的混合嵌套开发程序。能够使用随机函数生成随机数据。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1.通过了解科技发展，增强民族自尊心；</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2.崇尚工匠精神、热爱劳动，履行道德准则和行为规范，具有社会责任感和社会参与意识，明确团队分工，强化团队协作精神；</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3.培养学生文化自信及传统文化传承的精神。培养学生科技自立自强的创新精神。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使用顺序结构、选择结构和循环结构开发程序。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Python的三种结构的嵌套。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Python中</w:t>
            </w:r>
            <w:r>
              <w:rPr>
                <w:rFonts w:hint="eastAsia" w:ascii="宋体" w:hAnsi="宋体" w:eastAsia="宋体" w:cs="宋体"/>
                <w:color w:val="auto"/>
                <w:sz w:val="21"/>
                <w:szCs w:val="21"/>
                <w:highlight w:val="none"/>
                <w:lang w:val="zh-CN" w:eastAsia="zh-CN" w:bidi="zh-CN"/>
              </w:rPr>
              <w:t>顺序结构、选择结构和循环结构</w:t>
            </w:r>
            <w:r>
              <w:rPr>
                <w:rFonts w:hint="eastAsia" w:ascii="宋体" w:hAnsi="宋体" w:eastAsia="宋体" w:cs="宋体"/>
                <w:color w:val="auto"/>
                <w:sz w:val="21"/>
                <w:szCs w:val="21"/>
                <w:highlight w:val="none"/>
                <w:lang w:val="en-US" w:eastAsia="zh-CN" w:bidi="zh-CN"/>
              </w:rPr>
              <w:t>三种开发结构的应用。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讲授法，小组展示、讨论法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理论</w:t>
            </w: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w w:val="95"/>
                <w:sz w:val="21"/>
                <w:szCs w:val="21"/>
                <w:highlight w:val="none"/>
              </w:rPr>
              <w:t>资料收集归纳：</w:t>
            </w:r>
            <w:r>
              <w:rPr>
                <w:rFonts w:hint="eastAsia" w:ascii="宋体" w:hAnsi="宋体" w:eastAsia="宋体" w:cs="宋体"/>
                <w:color w:val="auto"/>
                <w:w w:val="95"/>
                <w:sz w:val="21"/>
                <w:szCs w:val="21"/>
                <w:highlight w:val="none"/>
                <w:lang w:val="en-US" w:eastAsia="zh-CN"/>
              </w:rPr>
              <w:t>提前预习</w:t>
            </w:r>
            <w:r>
              <w:rPr>
                <w:rFonts w:hint="eastAsia" w:ascii="宋体" w:hAnsi="宋体" w:eastAsia="宋体" w:cs="宋体"/>
                <w:color w:val="auto"/>
                <w:sz w:val="21"/>
                <w:szCs w:val="21"/>
                <w:highlight w:val="none"/>
                <w:lang w:val="zh-CN" w:eastAsia="zh-CN" w:bidi="zh-CN"/>
              </w:rPr>
              <w:t>顺序结构、选择结构和循环结构开发程序</w:t>
            </w:r>
            <w:r>
              <w:rPr>
                <w:rFonts w:hint="eastAsia" w:ascii="宋体" w:hAnsi="宋体" w:eastAsia="宋体" w:cs="宋体"/>
                <w:color w:val="auto"/>
                <w:sz w:val="21"/>
                <w:szCs w:val="21"/>
                <w:highlight w:val="none"/>
              </w:rPr>
              <w:t>。</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课前任务发布：三种结构</w:t>
            </w:r>
            <w:r>
              <w:rPr>
                <w:rFonts w:hint="eastAsia" w:ascii="宋体" w:hAnsi="宋体" w:eastAsia="宋体" w:cs="宋体"/>
                <w:color w:val="auto"/>
                <w:sz w:val="21"/>
                <w:szCs w:val="21"/>
                <w:highlight w:val="none"/>
                <w:lang w:val="en-US" w:eastAsia="zh-CN"/>
              </w:rPr>
              <w:t>的各自特点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教学环节</w:t>
            </w:r>
          </w:p>
        </w:tc>
        <w:tc>
          <w:tcPr>
            <w:tcW w:w="35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教学内容与教师活动</w:t>
            </w:r>
          </w:p>
        </w:tc>
        <w:tc>
          <w:tcPr>
            <w:tcW w:w="2118"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课程思政教学目标</w:t>
            </w:r>
          </w:p>
        </w:tc>
        <w:tc>
          <w:tcPr>
            <w:tcW w:w="1880" w:type="dxa"/>
            <w:gridSpan w:val="2"/>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课前</w:t>
            </w: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收集教学资源，挖掘思政元素，形成教学案例和思政案例，登录</w:t>
            </w:r>
            <w:r>
              <w:rPr>
                <w:rFonts w:hint="eastAsia" w:ascii="宋体" w:hAnsi="宋体" w:eastAsia="宋体" w:cs="宋体"/>
                <w:color w:val="auto"/>
                <w:sz w:val="21"/>
                <w:szCs w:val="21"/>
                <w:highlight w:val="none"/>
                <w:lang w:eastAsia="zh-CN"/>
              </w:rPr>
              <w:t>学习通</w:t>
            </w:r>
            <w:r>
              <w:rPr>
                <w:rFonts w:hint="default" w:ascii="宋体" w:hAnsi="宋体" w:eastAsia="宋体" w:cs="宋体"/>
                <w:color w:val="auto"/>
                <w:sz w:val="21"/>
                <w:szCs w:val="21"/>
                <w:highlight w:val="none"/>
              </w:rPr>
              <w:t>教学平台，上传学习资源，发布小组任务：课内每小组代表描述案例内容及收获。</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lang w:val="en-US" w:eastAsia="zh-CN"/>
              </w:rPr>
              <w:t>崇尚工匠精神、热爱劳动，履行道德准则和行为规范，具有社会责任感和社会参与意识，明确团队分工，强化团队协作精神；</w:t>
            </w: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登录教学平台预习</w:t>
            </w:r>
            <w:r>
              <w:rPr>
                <w:rFonts w:hint="eastAsia" w:ascii="宋体" w:hAnsi="宋体" w:eastAsia="宋体" w:cs="宋体"/>
                <w:color w:val="auto"/>
                <w:sz w:val="21"/>
                <w:szCs w:val="21"/>
                <w:highlight w:val="none"/>
                <w:lang w:eastAsia="zh-CN"/>
              </w:rPr>
              <w:t>，以</w:t>
            </w:r>
            <w:r>
              <w:rPr>
                <w:rFonts w:hint="default" w:ascii="宋体" w:hAnsi="宋体" w:eastAsia="宋体" w:cs="宋体"/>
                <w:color w:val="auto"/>
                <w:sz w:val="21"/>
                <w:szCs w:val="21"/>
                <w:highlight w:val="none"/>
              </w:rPr>
              <w:t>小组为单位完成课前任务</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导入</w:t>
            </w: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lang w:val="en-US" w:eastAsia="zh-CN"/>
              </w:rPr>
              <w:t>1回顾项目二中Python的数据类型和参数定义；</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2.由学生分享预习内容及遇到的问题从而引入新课程内容</w:t>
            </w:r>
            <w:r>
              <w:rPr>
                <w:rFonts w:hint="default" w:ascii="宋体" w:hAnsi="宋体" w:eastAsia="宋体" w:cs="宋体"/>
                <w:color w:val="auto"/>
                <w:sz w:val="21"/>
                <w:szCs w:val="21"/>
                <w:highlight w:val="none"/>
              </w:rPr>
              <w:t>。</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lang w:val="en-US" w:eastAsia="zh-CN"/>
              </w:rPr>
              <w:t>培养学生文化自信及传统文化传承的精神。培养学生科技自立自强的创新精神。</w:t>
            </w: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认真倾听同学分享，并做好笔记</w:t>
            </w:r>
            <w:r>
              <w:rPr>
                <w:rFonts w:hint="eastAsia" w:ascii="宋体" w:hAnsi="宋体" w:eastAsia="宋体" w:cs="宋体"/>
                <w:color w:val="auto"/>
                <w:sz w:val="21"/>
                <w:szCs w:val="21"/>
                <w:highlight w:val="none"/>
                <w:lang w:eastAsia="zh-CN"/>
              </w:rPr>
              <w:t>，</w:t>
            </w:r>
            <w:r>
              <w:rPr>
                <w:rFonts w:hint="default"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新课</w:t>
            </w: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default" w:ascii="宋体" w:hAnsi="宋体" w:eastAsia="宋体" w:cs="宋体"/>
                <w:color w:val="auto"/>
                <w:sz w:val="21"/>
                <w:szCs w:val="21"/>
                <w:highlight w:val="none"/>
              </w:rPr>
              <w:t>分钟）生成随机数字并提示用户输入</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（40分钟）1.</w:t>
            </w:r>
            <w:r>
              <w:rPr>
                <w:rFonts w:hint="default" w:ascii="宋体" w:hAnsi="宋体" w:eastAsia="宋体" w:cs="宋体"/>
                <w:color w:val="auto"/>
                <w:sz w:val="21"/>
                <w:szCs w:val="21"/>
                <w:highlight w:val="none"/>
              </w:rPr>
              <w:t>顺序结构</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顺序结构是最简单的程序结构，也是最常用的程序结构，只要按照解决问题的顺序写出相应的语句即可，它的执行顺序是自上而下，依次执行。</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format在Python中是一个内置函数，用于对字符串进行格式化处理‌。它通过占位符或格式代码将变量或表达式转换为字符串，提供了一种方便且可读的方法来创建动态字符串。</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（40分钟）2.生成随机数字</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随机数在计算机应用中十分常见，Python语言提供了random库用于产生各种分布的伪随机数序列。random库采用Mersenne twister生成伪随机数序列，可用于除随机性要求更高的加解密算法外的大多数工程应用。</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使用random库的主要目的是生成随机数。因此，只需要查阅库的随机数生成函数，找到符合使用场景的函数使用即可。这个库提供了不同类型的随机数函数，其中最基本的函数是random.random()，生成一个[0.0,1.0]之间的随机小数，所有其他随机函数都是基于这个函数扩展而来的。</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掌握 Python 顺序结构与 random 库生成随机数的方法，结合个税场景规范运用随机数交互逻辑，培养程序逻辑严谨性与数据处理的责任意识。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理解 random 库随机数生成原理与 format 格式化用法，在个税随机数交互实操中养成规范编程习惯，树立数据应用合规、逻辑严谨的职业素养。</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学会运用 Python 顺序结构生成个税相关随机数并交互，在实践中锤炼逻辑思维与规范操作能力，强化技术应用的严谨性与合规性认知。</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default" w:ascii="宋体" w:hAnsi="宋体" w:eastAsia="宋体" w:cs="宋体"/>
                <w:color w:val="auto"/>
                <w:sz w:val="21"/>
                <w:szCs w:val="21"/>
                <w:highlight w:val="none"/>
              </w:rPr>
              <w:t>认真倾听教师讲解，并做好笔记，</w:t>
            </w:r>
            <w:r>
              <w:rPr>
                <w:rFonts w:hint="eastAsia" w:ascii="宋体" w:hAnsi="宋体" w:eastAsia="宋体" w:cs="宋体"/>
                <w:color w:val="auto"/>
                <w:sz w:val="21"/>
                <w:szCs w:val="21"/>
                <w:highlight w:val="none"/>
                <w:lang w:val="en-US" w:eastAsia="zh-CN"/>
              </w:rPr>
              <w:t>跟随教师操作步骤逐步理解应用，完善自身思路及想法。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default" w:ascii="宋体" w:hAnsi="宋体" w:eastAsia="宋体" w:cs="宋体"/>
                <w:color w:val="auto"/>
                <w:sz w:val="21"/>
                <w:szCs w:val="21"/>
                <w:highlight w:val="none"/>
              </w:rPr>
              <w:t>分钟）判断用户猜测的数字是否正确</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40分钟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1.</w:t>
            </w:r>
            <w:r>
              <w:rPr>
                <w:rFonts w:hint="default" w:ascii="宋体" w:hAnsi="宋体" w:eastAsia="宋体" w:cs="宋体"/>
                <w:color w:val="auto"/>
                <w:sz w:val="21"/>
                <w:szCs w:val="21"/>
                <w:highlight w:val="none"/>
              </w:rPr>
              <w:t>条件表达式和单分支选择结构。</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选择结构通过判断某些特定条件是否满足来决定下一步的执行流程，是非常重要的控制结构。其中的某些特定条件就涉及到条件表达式。在条件表达式中可以使用所有运算符。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在选择结构中，条件表达式的值只要不是False、0（或0.0等）、空值None、空列表、空字典、空字符串、空range对象或其他空迭代对象，Python解释器均认为与True等价。</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单分支选择结构的语法为：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if  表达式：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语句块      #有固定的缩进，不能自行进行删除</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执行过程：当表达式的值为True或其他等价值时，表示条件满足，语句块将被执行，否则该语句块将不被执行。</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40分钟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w:t>
            </w:r>
            <w:r>
              <w:rPr>
                <w:rFonts w:hint="default" w:ascii="宋体" w:hAnsi="宋体" w:eastAsia="宋体" w:cs="宋体"/>
                <w:color w:val="auto"/>
                <w:sz w:val="21"/>
                <w:szCs w:val="21"/>
                <w:highlight w:val="none"/>
              </w:rPr>
              <w:t>双分支和多分支选择结构</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双分支选择结构的语法为：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if  表达式：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ab/>
            </w:r>
            <w:r>
              <w:rPr>
                <w:rFonts w:hint="default" w:ascii="宋体" w:hAnsi="宋体" w:eastAsia="宋体" w:cs="宋体"/>
                <w:color w:val="auto"/>
                <w:sz w:val="21"/>
                <w:szCs w:val="21"/>
                <w:highlight w:val="none"/>
              </w:rPr>
              <w:t>语句块1      #有固定的缩进，不能自行进行删除</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else：</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ab/>
            </w:r>
            <w:r>
              <w:rPr>
                <w:rFonts w:hint="default" w:ascii="宋体" w:hAnsi="宋体" w:eastAsia="宋体" w:cs="宋体"/>
                <w:color w:val="auto"/>
                <w:sz w:val="21"/>
                <w:szCs w:val="21"/>
                <w:highlight w:val="none"/>
              </w:rPr>
              <w:t>语句块2      #有固定的缩进，不能自行进行删除</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执行过程：当表达式的值为True或其他等价值时，执行语句块1，否则执行语句块2。</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当选择结果多于两种情况时，多分支选择结构恰到好处的及时出现。</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关键字elif是else if的缩写。</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掌握 Python 单 / 多分支选择结构的逻辑规则，结合数字猜测场景精准判断条件表达式，培养严谨的逻辑思维与规范编程的职业素养。 理解条件表达式与选择结构的执行逻辑，在数字猜测实操中养成缜密的判断思维，树立按规则执行、精准决策的做事准则。</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学会运用分支选择结构判断数字猜测结果，在编程实践中锤炼逻辑判断能力，强化规则意识与严谨求实的问题解决态度。</w:t>
            </w: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认真倾听教师讲解，并做好笔记，完善</w:t>
            </w:r>
            <w:r>
              <w:rPr>
                <w:rFonts w:hint="eastAsia" w:ascii="宋体" w:hAnsi="宋体" w:eastAsia="宋体" w:cs="宋体"/>
                <w:color w:val="auto"/>
                <w:sz w:val="21"/>
                <w:szCs w:val="21"/>
                <w:highlight w:val="none"/>
                <w:lang w:val="en-US" w:eastAsia="zh-CN"/>
              </w:rPr>
              <w:t>自身</w:t>
            </w:r>
            <w:r>
              <w:rPr>
                <w:rFonts w:hint="default" w:ascii="宋体" w:hAnsi="宋体" w:eastAsia="宋体" w:cs="宋体"/>
                <w:color w:val="auto"/>
                <w:sz w:val="21"/>
                <w:szCs w:val="21"/>
                <w:highlight w:val="none"/>
              </w:rPr>
              <w:t>的思路及想法，正确地思考教学案例，以备后续课程内容需要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2"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ascii="Times New Roman"/>
                <w:b/>
                <w:bCs/>
                <w:color w:val="auto"/>
                <w:sz w:val="20"/>
                <w:highlight w:val="none"/>
              </w:rPr>
            </w:pPr>
            <w:r>
              <w:rPr>
                <w:rFonts w:hint="default"/>
                <w:b/>
                <w:color w:val="auto"/>
                <w:sz w:val="21"/>
                <w:highlight w:val="none"/>
              </w:rPr>
              <w:t>课中</w:t>
            </w: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分钟）实现多次猜测直到猜中：</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（40分钟）1.for循环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for循环一般用于循环次数可以提前确定的情况，编程时一般建议优先考虑使用for循环。常见的用法为：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for 变量 in 序列或其他迭代对象：</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      循环体</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注释：变量 in 序列或其他迭代对象为条件表达式。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执行过程： </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（1）判断条件表达式为真或假。</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（2）当表达式为假时，结束for循环。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（3）当表达式为真时，执行一次循环体，重复执行（1）。直到表达式为假，结束循环。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（40分钟）2.while循环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while循环常见的用法为：</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while 条件表达式： </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      循环体          #有固定的缩进，不能自行进行删除</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执行过程：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（1）判断条件表达式为真或假。</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（2）当表达式为假时，结束while循环。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（3）当表达式为真时，执行一次循环体，重复执行（1）。直到表达式为假，结束循环。</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掌握Python for/while 循环的执行逻辑，结合数字猜测场景实现多次猜测直至猜中，培养坚持不懈的探索精神与严谨的循环逻辑思维。</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理解循环结构的条件控制规则，在多次猜数字实操中养成耐心专注的做事习惯，树立按逻辑规则解决问题的思维方式。</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学会运用循环结构实现数字猜测的多次尝试，在编程实践中锤炼毅力与逻辑把控能力，强化规则意识与持续探索的学习态度。</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val="en-US" w:eastAsia="zh-CN"/>
              </w:rPr>
            </w:pP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认真倾听教师讲解， 并记录关键词。</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完善</w:t>
            </w:r>
            <w:r>
              <w:rPr>
                <w:rFonts w:hint="eastAsia" w:ascii="宋体" w:hAnsi="宋体" w:eastAsia="宋体" w:cs="宋体"/>
                <w:color w:val="auto"/>
                <w:sz w:val="21"/>
                <w:szCs w:val="21"/>
                <w:highlight w:val="none"/>
                <w:lang w:val="en-US" w:eastAsia="zh-CN"/>
              </w:rPr>
              <w:t>自身</w:t>
            </w:r>
            <w:r>
              <w:rPr>
                <w:rFonts w:hint="default" w:ascii="宋体" w:hAnsi="宋体" w:eastAsia="宋体" w:cs="宋体"/>
                <w:color w:val="auto"/>
                <w:sz w:val="21"/>
                <w:szCs w:val="21"/>
                <w:highlight w:val="none"/>
              </w:rPr>
              <w:t>的思路及想法，正确地思考教学案例，以备后续课程内容需要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default" w:ascii="宋体" w:hAnsi="宋体" w:eastAsia="宋体" w:cs="宋体"/>
                <w:color w:val="auto"/>
                <w:sz w:val="21"/>
                <w:szCs w:val="21"/>
                <w:highlight w:val="none"/>
              </w:rPr>
              <w:t>分钟）</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分钟）实现多次猜测直到猜中：</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（40分钟）1.</w:t>
            </w:r>
            <w:r>
              <w:rPr>
                <w:rFonts w:hint="default" w:ascii="宋体" w:hAnsi="宋体" w:eastAsia="宋体" w:cs="宋体"/>
                <w:color w:val="auto"/>
                <w:sz w:val="21"/>
                <w:szCs w:val="21"/>
                <w:highlight w:val="none"/>
              </w:rPr>
              <w:t>break和continue语句</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使用break和continue语句应注意以下几点：</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（1）共同点：break语句和continue语句在while循环和for循环中都可以使用，并且一般常与选择结构结合使用，以达到在特定条件得到满足时跳出循环的目的。</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（2）区别：一旦break语句被执行，将使得整个循环提前结束。continue语句的作用是终止本次循环，并忽略continue之后的所有语句，直接回到循环的顶端，提前进入下一次循环。</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（3）缺点：过多的break和continue会严重降低程序的可读性。除非break或continue语句可以让代码更简单或更清晰，否则不要轻易使用。</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（40分钟）2.</w:t>
            </w:r>
            <w:r>
              <w:rPr>
                <w:rFonts w:hint="default" w:ascii="宋体" w:hAnsi="宋体" w:eastAsia="宋体" w:cs="宋体"/>
                <w:color w:val="auto"/>
                <w:sz w:val="21"/>
                <w:szCs w:val="21"/>
                <w:highlight w:val="none"/>
              </w:rPr>
              <w:t>循环结构的嵌套</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相同或不同的循环结构之间可以互相嵌套，也可以与选择结构嵌套使用，用来实现更为复杂的逻辑。</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下面举几个比较经典的例子，希望能对代码的理解和认识程度有所帮助。</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（1）输出“水仙花数”</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（2）打印九九乘法表</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（3）显示星号组成的简易图形</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（4）求1~100之间能被7整除，但不能同时被5整除的所有整数。</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掌握 break/continue 语句与循环嵌套的使用规则，结合多次猜数字场景合理运用语句，培养简洁可读的编程习惯与逻辑优化的思维。</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理解break和continue 的区别及循环嵌套逻辑，在多次猜数字实操中兼顾代码简洁性与可读性，树立规范高效的编程职业素养。</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学会运用循环嵌套和 break/continue实现多次猜数字，在编程实践中锤炼逻辑把控能力，强化代码规范与简洁可读的编写意识。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认真倾听教师讲解，认真思考，触类旁通，能举出更多的例子。指导学生使用循环结构的嵌套的操作</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参与教学互动：你能举出更多的</w:t>
            </w:r>
            <w:r>
              <w:rPr>
                <w:rFonts w:hint="eastAsia" w:ascii="宋体" w:hAnsi="宋体" w:eastAsia="宋体" w:cs="宋体"/>
                <w:color w:val="auto"/>
                <w:sz w:val="21"/>
                <w:szCs w:val="21"/>
                <w:highlight w:val="none"/>
                <w:lang w:val="en-US" w:eastAsia="zh-CN"/>
              </w:rPr>
              <w:t>循环结构的嵌套案例</w:t>
            </w:r>
            <w:r>
              <w:rPr>
                <w:rFonts w:hint="default" w:ascii="宋体" w:hAnsi="宋体" w:eastAsia="宋体" w:cs="宋体"/>
                <w:color w:val="auto"/>
                <w:sz w:val="21"/>
                <w:szCs w:val="21"/>
                <w:highlight w:val="none"/>
              </w:rPr>
              <w:t>吗？属于哪类效用？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小结</w:t>
            </w:r>
          </w:p>
        </w:tc>
        <w:tc>
          <w:tcPr>
            <w:tcW w:w="3599"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firstLine="210" w:firstLineChars="10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default" w:ascii="宋体" w:hAnsi="宋体" w:eastAsia="宋体" w:cs="宋体"/>
                <w:color w:val="auto"/>
                <w:sz w:val="21"/>
                <w:szCs w:val="21"/>
                <w:highlight w:val="none"/>
              </w:rPr>
              <w:t>分钟）对本次课程内容进行总结，鼓励学生将个人发展与祖国发展紧密结合。</w:t>
            </w:r>
          </w:p>
        </w:tc>
        <w:tc>
          <w:tcPr>
            <w:tcW w:w="2118"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firstLine="210" w:firstLineChars="100"/>
              <w:jc w:val="both"/>
              <w:textAlignment w:val="auto"/>
              <w:rPr>
                <w:rFonts w:hint="default" w:ascii="宋体" w:hAnsi="宋体" w:eastAsia="宋体" w:cs="宋体"/>
                <w:color w:val="auto"/>
                <w:sz w:val="21"/>
                <w:szCs w:val="21"/>
                <w:highlight w:val="none"/>
              </w:rPr>
            </w:pPr>
          </w:p>
        </w:tc>
        <w:tc>
          <w:tcPr>
            <w:tcW w:w="1880" w:type="dxa"/>
            <w:gridSpan w:val="2"/>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rPr>
              <w:t>记录老师的点评，思考</w:t>
            </w:r>
            <w:r>
              <w:rPr>
                <w:rFonts w:hint="eastAsia" w:ascii="宋体" w:hAnsi="宋体" w:eastAsia="宋体" w:cs="宋体"/>
                <w:color w:val="auto"/>
                <w:sz w:val="21"/>
                <w:szCs w:val="21"/>
                <w:highlight w:val="none"/>
                <w:lang w:val="en-US" w:eastAsia="zh-CN"/>
              </w:rPr>
              <w:t>编码过程中出现问题</w:t>
            </w:r>
            <w:r>
              <w:rPr>
                <w:rFonts w:hint="default" w:ascii="宋体" w:hAnsi="宋体" w:eastAsia="宋体" w:cs="宋体"/>
                <w:color w:val="auto"/>
                <w:sz w:val="21"/>
                <w:szCs w:val="21"/>
                <w:highlight w:val="none"/>
              </w:rPr>
              <w:t>改进的方法</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课后作业</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实操题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8"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教学反思</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本章节内容较多并且难以理解，逻辑性较强，应教的慢些、仔细些，讲课下来也发现确实很多学生理解不了，反复讲的话对于一些理解能力强的学生来说又冗余了，还会耽误进度，应注意可以将本章节内容放到后续的章节中结合新知识点一起用。</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918"/>
        <w:gridCol w:w="1347"/>
        <w:gridCol w:w="1511"/>
        <w:gridCol w:w="2463"/>
        <w:gridCol w:w="396"/>
        <w:gridCol w:w="803"/>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项目四</w:t>
            </w:r>
            <w:r>
              <w:rPr>
                <w:rFonts w:hint="eastAsia" w:ascii="宋体" w:hAnsi="宋体" w:eastAsia="宋体" w:cs="宋体"/>
                <w:color w:val="auto"/>
                <w:sz w:val="21"/>
                <w:szCs w:val="21"/>
                <w:highlight w:val="none"/>
              </w:rPr>
              <w:t xml:space="preserve"> 智能文本处理助手</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highlight w:val="none"/>
              </w:rPr>
              <w:t>学生已掌握 Python 基础语法及变量、数据类型等入门知识，对字符串的认知仅停留在基础定义层面，不了解字符串的不可变性、驻留机制等核心特性，未掌握字符串格式化、清洗分割等操作方法，对正则表达式完全陌生，缺乏文本分析和模式匹配的实操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1681" w:type="dxa"/>
            <w:gridSpan w:val="2"/>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学生对文本数据处理中的敏感信息识别、数据安全保护意识不足，未能理解字符串处理技术在信息安全、数据合规中的应用价值，缺乏技术应用中的职业伦理和国家安全意识</w:t>
            </w:r>
            <w:r>
              <w:rPr>
                <w:rFonts w:hint="eastAsia" w:ascii="宋体" w:hAnsi="宋体" w:eastAsia="宋体" w:cs="宋体"/>
                <w:color w:val="auto"/>
                <w:spacing w:val="-3"/>
                <w:w w:val="95"/>
                <w:sz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掌握字符串的不可变性及基本操作；掌握字符串格式化的方法；掌握字符串处理的常用方法；掌握正则表达式的基本语法。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能够对字符串进行基本分析与处理；能够对字符串进行正确的格式化；能够使用字符串常用方法进行文本的清洗与分割；能够使用正则表达式进行模式匹配。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highlight w:val="none"/>
              </w:rPr>
              <w:t>培养学生理解敏感数据及国家安全的重要性，培养学生理解技术背后蕴含的职业伦理。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字符串的基本操作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正则表达式的基本语法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精准解析各类文本内容，熟练完成清洗、格式化与关键信息提取；2. 处理高效、结果准确，兼容多文本格式；3. 具备异常处理能力，交互逻辑清晰、易用性佳。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讲授</w:t>
            </w:r>
            <w:r>
              <w:rPr>
                <w:rFonts w:hint="eastAsia" w:ascii="宋体" w:hAnsi="宋体" w:eastAsia="宋体" w:cs="宋体"/>
                <w:color w:val="auto"/>
                <w:sz w:val="21"/>
                <w:szCs w:val="21"/>
                <w:highlight w:val="none"/>
              </w:rPr>
              <w:t>法，演示教学法，项目教学法，实操练习法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理论</w:t>
            </w: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w:t>
            </w:r>
            <w:r>
              <w:rPr>
                <w:rFonts w:hint="eastAsia" w:ascii="宋体" w:hAnsi="宋体" w:eastAsia="宋体" w:cs="宋体"/>
                <w:color w:val="auto"/>
                <w:spacing w:val="-3"/>
                <w:w w:val="95"/>
                <w:sz w:val="21"/>
                <w:szCs w:val="21"/>
                <w:highlight w:val="none"/>
              </w:rPr>
              <w:t>学时</w:t>
            </w:r>
            <w:r>
              <w:rPr>
                <w:rFonts w:hint="eastAsia" w:ascii="宋体" w:hAnsi="宋体" w:eastAsia="宋体" w:cs="宋体"/>
                <w:color w:val="auto"/>
                <w:sz w:val="21"/>
                <w:szCs w:val="21"/>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3"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vAlign w:val="top"/>
          </w:tcPr>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资料收集归纳：Python 字符串核心特性、操作方法及正则表达式元字符语法知识；2. 课前任务发布：Python 基础数据类型复习题，尝试手动分析简单文本的字符组成；3. 课前任务发布：生活中常见的文本格式化场景（如证件信息、通知文案）收集；4. 案例 1：《Python 字符串基本操作与文本分析实操案例》；5. 案例 2：《Python 正则表达式提取邮箱 / 手机号等模式匹配案例》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教学环节</w:t>
            </w:r>
          </w:p>
        </w:tc>
        <w:tc>
          <w:tcPr>
            <w:tcW w:w="5717" w:type="dxa"/>
            <w:gridSpan w:val="4"/>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教学内容与教师活动</w:t>
            </w:r>
          </w:p>
        </w:tc>
        <w:tc>
          <w:tcPr>
            <w:tcW w:w="1880" w:type="dxa"/>
            <w:gridSpan w:val="2"/>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课前</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收集教学资源，挖掘数据安全、职业伦理相关思政元素，形成教学案例和实操案例，登录云班课教学平台，上传学习资源、案例代码、实操任务单，发布小组任务：课内每小组代表展示收集的文本格式化场景及初步分析思路。</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引导学生形成团队协作的意识；让学生初步感知文本处理在生活和工作中的应用，建立技术与实际场景的关联思维。</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登录教学平台预习，完成 Python 基础复习题，收集文本格式化场景，以小组为单位完成课前任务。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导入</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讲解字符串处理在数据清洗、信息提取、敏感数据识别等领域的应用价值，结合网络信息安全案例，说明文本处理技术在保护敏感数据、维护国家安全中的重要作用，阐述技术应用中遵守职业伦理的必要性。</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培养学生的数据安全和国家安全意识，让学生理解技术学习与职业伦理、信息合规的关联，树立正确的技术应用价值观。</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根据老师提出的问题，结合收集的文本场景，思考字符串处理的实际价值，积极参与课堂讨论。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新课</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分钟）秀一秀：各小组分别展示收集的文本格式化场景及初步分析思路。</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让学生能够从实际场景中提炼技术需求，建立 “场景 - 需求 - 技术” 的关联思维，提升技术应用的针对性。</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认真倾听教师讲解，并做好笔记，以备后续实操课程内容需要。。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分钟）点评各小组展示情况，完善学生对文本处理场景的分析思路，引导学生发现不同场景下字符串处理的核心需求，同时给出专业的技术解决方向。</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让学生能够精准识别学生成绩管理系统的异常场景，建立异常类型与处理方式的关联思维，提升编程的严谨性。</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认真倾听教师讲解，并做好笔记，以备后续实操课程内容需要。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4</w:t>
            </w:r>
            <w:r>
              <w:rPr>
                <w:rFonts w:hint="eastAsia" w:ascii="宋体" w:hAnsi="宋体" w:eastAsia="宋体" w:cs="宋体"/>
                <w:color w:val="auto"/>
                <w:sz w:val="21"/>
                <w:szCs w:val="21"/>
                <w:highlight w:val="none"/>
                <w:lang w:val="en-US" w:eastAsia="zh-CN"/>
              </w:rPr>
              <w:t>0</w:t>
            </w:r>
            <w:r>
              <w:rPr>
                <w:rFonts w:hint="eastAsia" w:ascii="宋体" w:hAnsi="宋体" w:eastAsia="宋体" w:cs="宋体"/>
                <w:color w:val="auto"/>
                <w:sz w:val="21"/>
                <w:szCs w:val="21"/>
                <w:highlight w:val="none"/>
              </w:rPr>
              <w:t>分钟）任务 1：初步分析文本</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讲解字符串的不可变性、界定方式、Unicode 支持、驻留机制等基础知识，演示字符串合并、重复等基本操作；2. 指导学生编写程序实现文本长度输出、首尾字符截取、单词首字母大写等初步文本分析功能；3. 针对学生实操中的问题集中答疑，验证程序运行效果。</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培养学生的基础语法应用能力，养成规范的代码编写习惯，重视对技术核心特性的理解和实际应用。</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认真倾听教师讲解，记录核心知识点；编写程序实现字符串基础操作，完成初步文本分析实操任务，调试并验证程序运行效果。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2"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ascii="Times New Roman"/>
                <w:b/>
                <w:bCs/>
                <w:color w:val="auto"/>
                <w:sz w:val="20"/>
                <w:highlight w:val="none"/>
              </w:rPr>
            </w:pPr>
            <w:r>
              <w:rPr>
                <w:rFonts w:hint="default"/>
                <w:b/>
                <w:color w:val="auto"/>
                <w:sz w:val="21"/>
                <w:highlight w:val="none"/>
              </w:rPr>
              <w:t>课中</w:t>
            </w: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4</w:t>
            </w:r>
            <w:r>
              <w:rPr>
                <w:rFonts w:hint="eastAsia" w:ascii="宋体" w:hAnsi="宋体" w:eastAsia="宋体" w:cs="宋体"/>
                <w:color w:val="auto"/>
                <w:sz w:val="21"/>
                <w:szCs w:val="21"/>
                <w:highlight w:val="none"/>
                <w:lang w:val="en-US" w:eastAsia="zh-CN"/>
              </w:rPr>
              <w:t>0</w:t>
            </w:r>
            <w:r>
              <w:rPr>
                <w:rFonts w:hint="eastAsia" w:ascii="宋体" w:hAnsi="宋体" w:eastAsia="宋体" w:cs="宋体"/>
                <w:color w:val="auto"/>
                <w:sz w:val="21"/>
                <w:szCs w:val="21"/>
                <w:highlight w:val="none"/>
              </w:rPr>
              <w:t>分钟）任务 2：格式化用户信息</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讲解传统字符串格式化和 format 函数格式化的方法，演示 f-string、format 基本用法、数字格式化、对齐填充等实操技巧；2. 指导学生编写程序实现姓名年龄输入、f-string 问候语输出、format 年龄加一格式化等用户信息格式化功能；3. 组织学生小组间互相测试程序，检查格式化输出的准确性。</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培养学生的字符串格式化实操能力，重视代码的可读性和输出结果的规范性，提升文本处理的精细化能力。</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观看教师讲解及演示，掌握多种格式化方法；编写程序实现用户信息格式化功能，小组间互相测试，优化代码格式。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分钟）任务 3：清洗与分割文本</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1.讲解 find ()、split ()、replace ()、strip () 等字符串常用方法，演示各方法的参数使用和应用场景；</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2.指导学生编写程序实现关键词检查、空格替换下划线、逗号分割、首尾空白去除等文本清洗与分割功能；</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3.引导学生思考不同文本清洗场景的方法选择，提升灵活应用能力。</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培养学生的文本数据处理能力，让学生理解文本清洗在数据合规、信息整理中的重要性，树立数据处理的严谨思维。</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认真倾听教师讲解，熟记字符串常用方法；编写程序实现文本清洗与分割功能，尝试针对不同文本场景优化方法选择。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1"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分钟）任务 4：提取电子邮件信息</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1.讲解正则表达式常用元字符语法，演示 Python re 模块的匹配、提取方法，重点讲解邮箱地址的模式匹配规则；</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2.指导学生编写程序实现含邮箱文本输入、正则表达式提取邮箱、邮箱地址小写格式化等功能；</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3.针对正则表达式语法难点进行专项讲解，帮助学生突破学习瓶颈。</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强化学生的知识体系梳理能力，引导学生通过课后练习巩固课堂知识，树立持续学习、举一反三的学习态度。</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认真倾听教师总结，记录知识重点和作业要求；梳理本次课程的知识框架，明确自身学习的薄弱点。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小结</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40</w:t>
            </w:r>
            <w:r>
              <w:rPr>
                <w:rFonts w:hint="eastAsia" w:ascii="宋体" w:hAnsi="宋体" w:eastAsia="宋体" w:cs="宋体"/>
                <w:color w:val="auto"/>
                <w:sz w:val="21"/>
                <w:szCs w:val="21"/>
                <w:highlight w:val="none"/>
              </w:rPr>
              <w:t>分钟）对本次课程内容进行全面总结，点评学生课堂实操表现，肯定成果并指出普遍存在的问题；结合信息安全和职业伦理，鼓励学生在后续的文本处理学习和应用中，重视敏感数据保护，遵守技术应用的职业规范。</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强化学生的数据安全和国家安全意识，巩固技术应用中的职业伦理认知；引导学生将课堂知识与实际应用、职业发展相结合，树立专业的技术素养。</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记录老师的点评和总结要点，反思自身实操中的问题及改进方法；分享自身课堂学习收获，交流字符串处理和正则表达式的学习技巧。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课后作业</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lang w:val="en-US" w:eastAsia="zh-CN"/>
              </w:rPr>
              <w:t>完成课后习题，熟练掌握字符串基本操作、格式化方法及常用处理函数；尝试使用正则表达式提取文本中的手机号码信息，巩固正则表达式基本语法。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教学反思</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正对输出内容格式化方法的讲解，</w:t>
            </w:r>
            <w:r>
              <w:rPr>
                <w:rFonts w:hint="eastAsia" w:ascii="宋体" w:hAnsi="宋体" w:eastAsia="宋体" w:cs="宋体"/>
                <w:color w:val="auto"/>
                <w:sz w:val="21"/>
                <w:szCs w:val="21"/>
                <w:highlight w:val="none"/>
                <w:lang w:val="en-US" w:eastAsia="zh-CN"/>
              </w:rPr>
              <w:t>3种方法，学生容易混淆</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918"/>
        <w:gridCol w:w="1347"/>
        <w:gridCol w:w="1511"/>
        <w:gridCol w:w="2463"/>
        <w:gridCol w:w="396"/>
        <w:gridCol w:w="803"/>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w:t>
            </w:r>
            <w:r>
              <w:rPr>
                <w:rFonts w:hint="eastAsia" w:ascii="宋体" w:hAnsi="宋体" w:eastAsia="宋体" w:cs="宋体"/>
                <w:color w:val="auto"/>
                <w:sz w:val="21"/>
                <w:szCs w:val="21"/>
                <w:highlight w:val="none"/>
                <w:lang w:val="en-US" w:eastAsia="zh-CN"/>
              </w:rPr>
              <w:t>五</w:t>
            </w:r>
            <w:r>
              <w:rPr>
                <w:rFonts w:hint="eastAsia" w:ascii="宋体" w:hAnsi="宋体" w:eastAsia="宋体" w:cs="宋体"/>
                <w:color w:val="auto"/>
                <w:sz w:val="21"/>
                <w:szCs w:val="21"/>
                <w:highlight w:val="none"/>
              </w:rPr>
              <w:t>：图书信息管理系统</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highlight w:val="none"/>
              </w:rPr>
              <w:t>学生已掌握 Python 基础语法、变量与数据类型，对序列结构认知模糊，未掌握列表的创建、操作及函数用法，无法运用列表实现简单功能开发，缺乏代码实操和功能设计的基础能力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1681" w:type="dxa"/>
            <w:gridSpan w:val="2"/>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学生未能理解编程技术在信息管理中的社会价值，对数据管理中的安全隐患缺乏敏感性，绿色资源利用和团队协作的工程意识薄弱，难以将编程实操与职业素养结合。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2"/>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掌握列表的基本知识；掌握列表元素的读取与操作；掌握列表内容函数的用法。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能够运用列表知识进行代码分析；能够操作列表中的元素；能够利用列表完成图书信息管理功能的设计和实现。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2"/>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highlight w:val="none"/>
              </w:rPr>
              <w:t>理解工程技术背后的社会价值，培养对安全隐患的敏感性；树立节约资源、避免浪费的绿色意识；培养学生分工明确、团队协作的工程意识。</w:t>
            </w:r>
            <w:r>
              <w:rPr>
                <w:rFonts w:hint="eastAsia" w:ascii="宋体" w:hAnsi="宋体" w:eastAsia="宋体" w:cs="宋体"/>
                <w:color w:val="auto"/>
                <w:spacing w:val="-3"/>
                <w:w w:val="95"/>
                <w:sz w:val="21"/>
                <w:szCs w:val="22"/>
                <w:highlight w:val="none"/>
                <w:lang w:val="zh-CN" w:eastAsia="zh-CN"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Python 中列表的创建及增删、修改方法。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能够利用列表完成功能的设计和实现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列表的创建与增删改操作；列表元素访问、切片及统计排序方法；图书信息管理系统功能的整合实现。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highlight w:val="none"/>
              </w:rPr>
              <w:t>讲授</w:t>
            </w:r>
            <w:r>
              <w:rPr>
                <w:rFonts w:hint="eastAsia" w:ascii="宋体" w:hAnsi="宋体" w:eastAsia="宋体" w:cs="宋体"/>
                <w:color w:val="auto"/>
                <w:sz w:val="21"/>
                <w:highlight w:val="none"/>
              </w:rPr>
              <w:t>法，演示教学法，项目教学法，实操练习法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理论</w:t>
            </w: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3"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资料收集归纳：Python 列表在信息管理系统中的应用案例及开发技巧；</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2.课前任务发布：生活中常见的信息管理场景（如图书借阅、商品库存）梳理；</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3.课前任务发布：Python 序列结构基础知识点预习资料；</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4.案例 1：《Python 列表实现简单库存管理案例》；</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5.案例 2：《图书信息管理系统完整代码案例（基础版）》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教学环节</w:t>
            </w:r>
          </w:p>
        </w:tc>
        <w:tc>
          <w:tcPr>
            <w:tcW w:w="5717" w:type="dxa"/>
            <w:gridSpan w:val="4"/>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教学内容与教师活动</w:t>
            </w:r>
          </w:p>
        </w:tc>
        <w:tc>
          <w:tcPr>
            <w:tcW w:w="1880" w:type="dxa"/>
            <w:gridSpan w:val="2"/>
            <w:vAlign w:val="top"/>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课前</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收集教学资源，挖掘工程伦理、绿色发展、团队协作相关思政元素，形成教学案例和实操案例，登录云班课教学平台，上传学习资源、案例代码、实操任务单，发布小组任务：课内每小组代表描述梳理的信息管理场景及列表应用思路。</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引导学生形成团队协作的意识；让学生初步感知列表在信息管理中的应用价值，建立技术与实际场景的关联思维，树立资源管理的绿色意识。</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登录教学平台预习，完成序列结构预习资料，梳理信息管理场景，以小组为单位完成课前任务。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课中</w:t>
            </w: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导入</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分钟）讲解 Python 列表在图书管理、库存统计等信息管理领域的应用价值，结合图书馆实际管理案例，说明编程技术在提升信息管理效率、节约资源中的社会价值，阐述数据管理中安全隐患防范的重要性。</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培养学生理解工程技术的社会价值，树立数据安全意识和绿色资源利用意识，让学生认识到编程实操与职业素养的紧密关联。</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根据老师提出的问题，结合梳理的信息管理场景，思考列表的实际应用价值，积极参与课堂讨论。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新课</w:t>
            </w: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10分钟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秀一秀：各小组分别展示梳理的信息管理场景及列表应用思路。</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培养学生的观察能力和表达能力，鼓励学生结合生活实际思考技术应用，提升团队协作和自主学习的积极性。</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认真倾听同学分享，并做好笔记，补充自身对信息管理场景和列表应用的认知。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10分钟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点评各小组展示情况，完善学生对信息管理场景的分析思路，引导学生发现不同场景下列表操作的核心需求，同时给出专业的技术解决方向。</w:t>
            </w:r>
          </w:p>
        </w:tc>
        <w:tc>
          <w:tcPr>
            <w:tcW w:w="2859"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让学生能够从实际场景中提炼技术需求，建立 “场景 - 需求 - 技术” 的关联思维，提升技术应用的针对性，强化团队协作的工程意识。</w:t>
            </w:r>
          </w:p>
        </w:tc>
        <w:tc>
          <w:tcPr>
            <w:tcW w:w="1880"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认真倾听教师讲解，并做好笔记，以备后续实操课程内容需要。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分钟）任务 1：创建图书信息管理列表</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讲解序列的特性、分类、双向索引，演示列表的格式、可变序列特性及尾部操作的效率优势；</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 演示列表直接赋值创建的方法，指导学生编写程序实现图书信息管理列表的创建与打印；</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 针对学生实操中的语法问题集中答疑，验证程序运行效果。</w:t>
            </w:r>
          </w:p>
        </w:tc>
        <w:tc>
          <w:tcPr>
            <w:tcW w:w="2859"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培养学生的基础语法应用能力，养成规范的代码编写习惯，重视对技术特性和效率优化的理解，树立节约资源的绿色意识。</w:t>
            </w:r>
          </w:p>
        </w:tc>
        <w:tc>
          <w:tcPr>
            <w:tcW w:w="1880"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观看教师讲解及演示，记录序列和列表核心知识点；编写程序实现图书信息列表的创建，调试并验证程序运行效果。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2" w:hRule="atLeast"/>
          <w:jc w:val="center"/>
        </w:trPr>
        <w:tc>
          <w:tcPr>
            <w:tcW w:w="763"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ascii="Times New Roman"/>
                <w:b/>
                <w:bCs/>
                <w:color w:val="auto"/>
                <w:sz w:val="20"/>
                <w:highlight w:val="none"/>
              </w:rPr>
            </w:pPr>
            <w:r>
              <w:rPr>
                <w:rFonts w:hint="default"/>
                <w:b/>
                <w:color w:val="auto"/>
                <w:sz w:val="21"/>
                <w:highlight w:val="none"/>
              </w:rPr>
              <w:t>课中</w:t>
            </w:r>
          </w:p>
        </w:tc>
        <w:tc>
          <w:tcPr>
            <w:tcW w:w="918" w:type="dxa"/>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2858"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2：增加与删除图书信息</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讲解并演示 append ()、extend ()、insert () 三种增加元素方法，del 命令、remove () 两种删除元素方法的用法及区别；</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 指导学生编写程序实现图书信息的尾部添加、指定位置插入、指定名称删除、指定索引删除功能；</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 组织学生小组间互相测试程序，检查增删操作的准确性。</w:t>
            </w:r>
          </w:p>
        </w:tc>
        <w:tc>
          <w:tcPr>
            <w:tcW w:w="2859"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培养学生的列表元素读取和查询能力，让学生理解精准查询在信息管理中的重要性，树立严谨的工程思维和数据管理意识。</w:t>
            </w:r>
          </w:p>
        </w:tc>
        <w:tc>
          <w:tcPr>
            <w:tcW w:w="1880"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观看教师讲解及演示，掌握列表访问和切片技巧；编写程序实现图书信息查询功能，尝试针对不同查询需求优化方法选择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0"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80</w:t>
            </w:r>
            <w:r>
              <w:rPr>
                <w:rFonts w:hint="eastAsia" w:ascii="宋体" w:hAnsi="宋体" w:eastAsia="宋体" w:cs="宋体"/>
                <w:color w:val="auto"/>
                <w:sz w:val="21"/>
                <w:szCs w:val="21"/>
                <w:highlight w:val="none"/>
              </w:rPr>
              <w:t>分钟）任务3：查询图书信息</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讲解并演示列表元素下标访问、index () 方法、in/not in 成员判断，以及切片操作的三参数用法；2. 指导学生编写程序实现指定位置查询、图书存在性验证、批量切片查询等图书信息查询功能；3. 引导学生思考不同查询需求的方法选择，提升灵活应用能力。</w:t>
            </w:r>
          </w:p>
        </w:tc>
        <w:tc>
          <w:tcPr>
            <w:tcW w:w="2859"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培养学生的列表元素读取和查询能力，让学生理解精准查询在信息管理中的重要性，树立严谨的工程思维和数据管理意识。</w:t>
            </w:r>
          </w:p>
        </w:tc>
        <w:tc>
          <w:tcPr>
            <w:tcW w:w="1880"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观看教师讲解及演示，掌握列表访问和切片技巧；编写程序实现图书信息查询功能，尝试针对不同查询需求优化方法选择。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1"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2858"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40</w:t>
            </w:r>
            <w:r>
              <w:rPr>
                <w:rFonts w:hint="eastAsia" w:ascii="宋体" w:hAnsi="宋体" w:eastAsia="宋体" w:cs="宋体"/>
                <w:color w:val="auto"/>
                <w:sz w:val="21"/>
                <w:szCs w:val="21"/>
                <w:highlight w:val="none"/>
              </w:rPr>
              <w:t xml:space="preserve"> 分钟）</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 4：对图书信息进行统计及排序 + 任务整合</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讲解并演示 len ()、count () 等统计方法，sort ()、reverse ()、sorted () 等排序方法的用法及区别；2. 指导学生编写程序实现图书总数统计、指定图书计数、图书正序 / 逆序排序功能；3. 讲解函数嵌套调用技巧，指导学生整合任务 1-4 代码，实现完整的图书信息管理系统；</w:t>
            </w:r>
          </w:p>
        </w:tc>
        <w:tc>
          <w:tcPr>
            <w:tcW w:w="2859"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培养学生的列表高级操作和系统整合能力，培育团队协作和工程设计意识，让学生理解功能整合在项目开发中的价值，强化工程技术的社会价值认知。</w:t>
            </w:r>
          </w:p>
        </w:tc>
        <w:tc>
          <w:tcPr>
            <w:tcW w:w="1880"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观看教师讲解及演示，掌握列表统计和排序方法；编写程序实现图书统计排序功能，小组协作整合代码完成完整系统，调试并验证系统功能。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jc w:val="center"/>
        </w:trPr>
        <w:tc>
          <w:tcPr>
            <w:tcW w:w="763" w:type="dxa"/>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color w:val="auto"/>
                <w:sz w:val="2"/>
                <w:szCs w:val="2"/>
                <w:highlight w:val="none"/>
              </w:rPr>
            </w:pPr>
          </w:p>
        </w:tc>
        <w:tc>
          <w:tcPr>
            <w:tcW w:w="918"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小结</w:t>
            </w:r>
          </w:p>
        </w:tc>
        <w:tc>
          <w:tcPr>
            <w:tcW w:w="2858"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对本次课程四个任务的核心内容进行全面总结，点评学生课堂实操表现，肯定成果并指出普遍存在的问题；结合图书信息管理的实际应用，鼓励学生将列表知识运用到更多信息管理场景，重视团队协作、数据安全和资源节约的职业素养。</w:t>
            </w:r>
          </w:p>
        </w:tc>
        <w:tc>
          <w:tcPr>
            <w:tcW w:w="2859"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2"/>
                <w:w w:val="99"/>
                <w:sz w:val="21"/>
                <w:szCs w:val="21"/>
                <w:lang w:val="zh-CN" w:eastAsia="zh-CN" w:bidi="zh-CN"/>
              </w:rPr>
            </w:pPr>
            <w:r>
              <w:rPr>
                <w:rFonts w:hint="eastAsia" w:ascii="宋体" w:hAnsi="宋体" w:eastAsia="宋体" w:cs="宋体"/>
                <w:color w:val="auto"/>
                <w:sz w:val="21"/>
                <w:szCs w:val="21"/>
                <w:highlight w:val="none"/>
              </w:rPr>
              <w:t>强化学生的工程意识和职业素养，巩固工程技术社会价值、数据安全、绿色发展的认知；引导学生将课堂知识与实际应用、职业发展相结合，树立专业的编程素养。</w:t>
            </w:r>
          </w:p>
        </w:tc>
        <w:tc>
          <w:tcPr>
            <w:tcW w:w="1880" w:type="dxa"/>
            <w:gridSpan w:val="2"/>
            <w:vAlign w:val="top"/>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记录老师的点评和总结要点，反思自身实操中的问题及改进方法；分享自身课堂学习收获，交流列表操作和系统整合的学习技巧。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eastAsia="仿宋_GB2312"/>
                <w:b/>
                <w:color w:val="auto"/>
                <w:sz w:val="21"/>
                <w:highlight w:val="none"/>
                <w:lang w:eastAsia="zh"/>
              </w:rPr>
            </w:pPr>
            <w:r>
              <w:rPr>
                <w:rFonts w:hint="default"/>
                <w:b/>
                <w:color w:val="auto"/>
                <w:sz w:val="21"/>
                <w:highlight w:val="none"/>
              </w:rPr>
              <w:t>课后作业</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both"/>
              <w:textAlignment w:val="auto"/>
              <w:rPr>
                <w:rFonts w:hint="default" w:ascii="宋体" w:hAnsi="宋体" w:eastAsia="宋体" w:cs="宋体"/>
                <w:color w:val="auto"/>
                <w:sz w:val="21"/>
                <w:szCs w:val="21"/>
                <w:highlight w:val="none"/>
              </w:rPr>
            </w:pPr>
            <w:r>
              <w:rPr>
                <w:rFonts w:hint="default" w:ascii="宋体" w:hAnsi="宋体" w:eastAsia="宋体" w:cs="宋体"/>
                <w:color w:val="auto"/>
                <w:sz w:val="21"/>
                <w:szCs w:val="21"/>
                <w:highlight w:val="none"/>
              </w:rPr>
              <w:t>成课后习题，熟练掌握列表的创建、增删改、访问、统计排序等操作；优化图书信息管理系统，添加图书信息修改功能，巩固列表元素操作知识。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68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b/>
                <w:color w:val="auto"/>
                <w:sz w:val="21"/>
                <w:highlight w:val="none"/>
              </w:rPr>
            </w:pPr>
            <w:r>
              <w:rPr>
                <w:rFonts w:hint="default"/>
                <w:b/>
                <w:color w:val="auto"/>
                <w:sz w:val="21"/>
                <w:highlight w:val="none"/>
              </w:rPr>
              <w:t>教学反思</w:t>
            </w:r>
          </w:p>
        </w:tc>
        <w:tc>
          <w:tcPr>
            <w:tcW w:w="7597" w:type="dxa"/>
            <w:gridSpan w:val="6"/>
            <w:vAlign w:val="top"/>
          </w:tcPr>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针对列表的学习，学生对于列表的使用和理解还是较为不错，但是在细节方面还是需要注意。</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832"/>
        <w:gridCol w:w="86"/>
        <w:gridCol w:w="1347"/>
        <w:gridCol w:w="1943"/>
        <w:gridCol w:w="2031"/>
        <w:gridCol w:w="509"/>
        <w:gridCol w:w="690"/>
        <w:gridCol w:w="1077"/>
        <w:gridCol w:w="2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596" w:hRule="atLeast"/>
          <w:jc w:val="center"/>
        </w:trPr>
        <w:tc>
          <w:tcPr>
            <w:tcW w:w="1681" w:type="dxa"/>
            <w:gridSpan w:val="3"/>
            <w:vAlign w:val="center"/>
          </w:tcPr>
          <w:p>
            <w:pPr>
              <w:pStyle w:val="11"/>
              <w:keepNext w:val="0"/>
              <w:keepLines w:val="0"/>
              <w:suppressLineNumbers w:val="0"/>
              <w:spacing w:before="94" w:beforeAutospacing="0" w:afterAutospacing="0"/>
              <w:ind w:right="199"/>
              <w:jc w:val="both"/>
              <w:rPr>
                <w:rFonts w:hint="default"/>
                <w:b/>
                <w:color w:val="auto"/>
                <w:sz w:val="21"/>
                <w:highlight w:val="none"/>
              </w:rPr>
            </w:pPr>
            <w:r>
              <w:rPr>
                <w:rFonts w:hint="default"/>
                <w:b/>
                <w:color w:val="auto"/>
                <w:w w:val="95"/>
                <w:sz w:val="21"/>
                <w:highlight w:val="none"/>
              </w:rPr>
              <w:t>课题（章节）</w:t>
            </w:r>
          </w:p>
        </w:tc>
        <w:tc>
          <w:tcPr>
            <w:tcW w:w="5321" w:type="dxa"/>
            <w:gridSpan w:val="3"/>
            <w:vAlign w:val="center"/>
          </w:tcPr>
          <w:p>
            <w:pPr>
              <w:pStyle w:val="11"/>
              <w:keepNext w:val="0"/>
              <w:keepLines w:val="0"/>
              <w:suppressLineNumbers w:val="0"/>
              <w:spacing w:before="94" w:beforeAutospacing="0" w:afterAutospacing="0"/>
              <w:ind w:left="1190"/>
              <w:jc w:val="both"/>
              <w:rPr>
                <w:rFonts w:hint="default"/>
                <w:color w:val="auto"/>
                <w:sz w:val="21"/>
                <w:highlight w:val="none"/>
              </w:rPr>
            </w:pPr>
            <w:r>
              <w:rPr>
                <w:rFonts w:hint="eastAsia" w:ascii="宋体" w:hAnsi="宋体" w:eastAsia="宋体" w:cs="宋体"/>
                <w:color w:val="auto"/>
                <w:sz w:val="21"/>
                <w:highlight w:val="none"/>
                <w:lang w:val="en-US" w:eastAsia="zh-CN"/>
              </w:rPr>
              <w:t>项目六</w:t>
            </w:r>
            <w:r>
              <w:rPr>
                <w:rFonts w:hint="eastAsia" w:ascii="宋体" w:hAnsi="宋体" w:eastAsia="宋体" w:cs="宋体"/>
                <w:color w:val="auto"/>
                <w:sz w:val="21"/>
                <w:highlight w:val="none"/>
              </w:rPr>
              <w:t>：</w:t>
            </w:r>
            <w:r>
              <w:rPr>
                <w:rFonts w:hint="eastAsia" w:ascii="宋体" w:hAnsi="宋体" w:eastAsia="宋体" w:cs="宋体"/>
                <w:color w:val="auto"/>
                <w:sz w:val="21"/>
                <w:highlight w:val="none"/>
                <w:lang w:val="en-US" w:eastAsia="zh-CN"/>
              </w:rPr>
              <w:t>电商用户数据管理系统</w:t>
            </w:r>
          </w:p>
        </w:tc>
        <w:tc>
          <w:tcPr>
            <w:tcW w:w="1199" w:type="dxa"/>
            <w:gridSpan w:val="2"/>
            <w:vAlign w:val="center"/>
          </w:tcPr>
          <w:p>
            <w:pPr>
              <w:pStyle w:val="11"/>
              <w:keepNext w:val="0"/>
              <w:keepLines w:val="0"/>
              <w:suppressLineNumbers w:val="0"/>
              <w:spacing w:before="94" w:beforeAutospacing="0" w:afterAutospacing="0"/>
              <w:jc w:val="center"/>
              <w:rPr>
                <w:rFonts w:hint="default"/>
                <w:b/>
                <w:color w:val="auto"/>
                <w:sz w:val="21"/>
                <w:highlight w:val="none"/>
              </w:rPr>
            </w:pPr>
            <w:r>
              <w:rPr>
                <w:rFonts w:hint="default"/>
                <w:b/>
                <w:color w:val="auto"/>
                <w:sz w:val="21"/>
                <w:highlight w:val="none"/>
              </w:rPr>
              <w:t>学时</w:t>
            </w:r>
          </w:p>
        </w:tc>
        <w:tc>
          <w:tcPr>
            <w:tcW w:w="1077" w:type="dxa"/>
            <w:vAlign w:val="center"/>
          </w:tcPr>
          <w:p>
            <w:pPr>
              <w:pStyle w:val="11"/>
              <w:keepNext w:val="0"/>
              <w:keepLines w:val="0"/>
              <w:suppressLineNumbers w:val="0"/>
              <w:spacing w:before="94" w:beforeAutospacing="0" w:afterAutospacing="0"/>
              <w:jc w:val="center"/>
              <w:rPr>
                <w:rFonts w:hint="default" w:eastAsia="仿宋_GB2312"/>
                <w:color w:val="auto"/>
                <w:sz w:val="21"/>
                <w:highlight w:val="none"/>
                <w:lang w:val="en-US" w:eastAsia="zh-CN"/>
              </w:rPr>
            </w:pPr>
            <w:r>
              <w:rPr>
                <w:rFonts w:hint="eastAsia"/>
                <w:color w:val="auto"/>
                <w:sz w:val="21"/>
                <w:highlight w:val="none"/>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1141" w:hRule="atLeast"/>
          <w:jc w:val="center"/>
        </w:trPr>
        <w:tc>
          <w:tcPr>
            <w:tcW w:w="1681" w:type="dxa"/>
            <w:gridSpan w:val="3"/>
            <w:vMerge w:val="restart"/>
            <w:vAlign w:val="center"/>
          </w:tcPr>
          <w:p>
            <w:pPr>
              <w:pStyle w:val="11"/>
              <w:keepNext w:val="0"/>
              <w:keepLines w:val="0"/>
              <w:suppressLineNumbers w:val="0"/>
              <w:spacing w:beforeAutospacing="0" w:afterAutospacing="0"/>
              <w:ind w:left="0" w:leftChars="0" w:firstLine="0" w:firstLineChars="0"/>
              <w:jc w:val="center"/>
              <w:rPr>
                <w:rFonts w:hint="default"/>
                <w:b/>
                <w:color w:val="auto"/>
                <w:sz w:val="21"/>
                <w:highlight w:val="none"/>
              </w:rPr>
            </w:pPr>
            <w:r>
              <w:rPr>
                <w:rFonts w:hint="default"/>
                <w:b/>
                <w:color w:val="auto"/>
                <w:sz w:val="21"/>
                <w:highlight w:val="none"/>
              </w:rPr>
              <w:t>学情分析</w:t>
            </w:r>
          </w:p>
        </w:tc>
        <w:tc>
          <w:tcPr>
            <w:tcW w:w="1347" w:type="dxa"/>
            <w:vAlign w:val="center"/>
          </w:tcPr>
          <w:p>
            <w:pPr>
              <w:pStyle w:val="11"/>
              <w:keepNext w:val="0"/>
              <w:keepLines w:val="0"/>
              <w:suppressLineNumbers w:val="0"/>
              <w:spacing w:beforeAutospacing="0" w:afterAutospacing="0"/>
              <w:ind w:left="0" w:leftChars="0" w:right="240" w:firstLine="0" w:firstLineChars="0"/>
              <w:jc w:val="center"/>
              <w:rPr>
                <w:rFonts w:hint="default"/>
                <w:b/>
                <w:color w:val="auto"/>
                <w:sz w:val="21"/>
                <w:highlight w:val="none"/>
              </w:rPr>
            </w:pPr>
            <w:r>
              <w:rPr>
                <w:rFonts w:hint="default"/>
                <w:b/>
                <w:color w:val="auto"/>
                <w:w w:val="95"/>
                <w:sz w:val="21"/>
                <w:highlight w:val="none"/>
              </w:rPr>
              <w:t>知识能力</w:t>
            </w:r>
          </w:p>
        </w:tc>
        <w:tc>
          <w:tcPr>
            <w:tcW w:w="6250" w:type="dxa"/>
            <w:gridSpan w:val="5"/>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eastAsia="仿宋_GB2312"/>
                <w:color w:val="auto"/>
                <w:sz w:val="21"/>
                <w:highlight w:val="none"/>
                <w:lang w:eastAsia="zh-CN"/>
              </w:rPr>
            </w:pPr>
            <w:r>
              <w:rPr>
                <w:rFonts w:hint="eastAsia" w:ascii="宋体" w:hAnsi="宋体" w:eastAsia="宋体" w:cs="宋体"/>
                <w:color w:val="auto"/>
                <w:sz w:val="21"/>
                <w:highlight w:val="none"/>
              </w:rPr>
              <w:t>学生对数字媒体行业及数字媒体应用技术发展认知不清，对 Python 在数字媒体领域的应用场景和行业未来发展方向不明确，不能结合行业发展及 Python 技术应用趋势思考和确定个人职业规划。</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1268" w:hRule="atLeast"/>
          <w:jc w:val="center"/>
        </w:trPr>
        <w:tc>
          <w:tcPr>
            <w:tcW w:w="1681" w:type="dxa"/>
            <w:gridSpan w:val="3"/>
            <w:vMerge w:val="continue"/>
            <w:tcBorders>
              <w:top w:val="nil"/>
            </w:tcBorders>
          </w:tcPr>
          <w:p>
            <w:pPr>
              <w:keepNext w:val="0"/>
              <w:keepLines w:val="0"/>
              <w:suppressLineNumbers w:val="0"/>
              <w:spacing w:beforeAutospacing="0" w:afterAutospacing="0"/>
              <w:jc w:val="both"/>
              <w:rPr>
                <w:rFonts w:hint="default"/>
                <w:color w:val="auto"/>
                <w:sz w:val="2"/>
                <w:szCs w:val="2"/>
                <w:highlight w:val="none"/>
              </w:rPr>
            </w:pPr>
          </w:p>
        </w:tc>
        <w:tc>
          <w:tcPr>
            <w:tcW w:w="1347" w:type="dxa"/>
            <w:vAlign w:val="center"/>
          </w:tcPr>
          <w:p>
            <w:pPr>
              <w:pStyle w:val="11"/>
              <w:keepNext w:val="0"/>
              <w:keepLines w:val="0"/>
              <w:suppressLineNumbers w:val="0"/>
              <w:spacing w:before="1" w:beforeAutospacing="0" w:afterAutospacing="0" w:line="360" w:lineRule="auto"/>
              <w:ind w:left="0" w:leftChars="0" w:right="240" w:firstLine="0" w:firstLineChars="0"/>
              <w:jc w:val="center"/>
              <w:rPr>
                <w:rFonts w:hint="default"/>
                <w:b/>
                <w:color w:val="auto"/>
                <w:sz w:val="21"/>
                <w:highlight w:val="none"/>
              </w:rPr>
            </w:pPr>
            <w:r>
              <w:rPr>
                <w:rFonts w:hint="default"/>
                <w:b/>
                <w:color w:val="auto"/>
                <w:w w:val="95"/>
                <w:sz w:val="21"/>
                <w:highlight w:val="none"/>
              </w:rPr>
              <w:t>思想政治</w:t>
            </w:r>
          </w:p>
        </w:tc>
        <w:tc>
          <w:tcPr>
            <w:tcW w:w="6250" w:type="dxa"/>
            <w:gridSpan w:val="5"/>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rPr>
            </w:pPr>
            <w:r>
              <w:rPr>
                <w:rFonts w:hint="default" w:ascii="宋体" w:hAnsi="宋体" w:eastAsia="宋体" w:cs="宋体"/>
                <w:color w:val="auto"/>
                <w:sz w:val="21"/>
                <w:highlight w:val="none"/>
              </w:rPr>
              <w:t>学生未能把数字媒体行业、数字媒体应用技术（含 Python 编程应用）与国家社会、经济发展联系起来，无法想象和理解数字媒体应用技术专业（尤其是 Python 技能）在数字经济、文化传播、社会服务等领域的重要性。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831" w:hRule="atLeast"/>
          <w:jc w:val="center"/>
        </w:trPr>
        <w:tc>
          <w:tcPr>
            <w:tcW w:w="1681" w:type="dxa"/>
            <w:gridSpan w:val="3"/>
            <w:vMerge w:val="restart"/>
            <w:vAlign w:val="center"/>
          </w:tcPr>
          <w:p>
            <w:pPr>
              <w:pStyle w:val="11"/>
              <w:keepNext w:val="0"/>
              <w:keepLines w:val="0"/>
              <w:suppressLineNumbers w:val="0"/>
              <w:spacing w:before="167" w:beforeAutospacing="0" w:afterAutospacing="0"/>
              <w:ind w:left="0" w:leftChars="0" w:firstLine="0" w:firstLineChars="0"/>
              <w:jc w:val="center"/>
              <w:rPr>
                <w:rFonts w:hint="default"/>
                <w:b/>
                <w:color w:val="auto"/>
                <w:sz w:val="21"/>
                <w:highlight w:val="none"/>
              </w:rPr>
            </w:pPr>
            <w:r>
              <w:rPr>
                <w:rFonts w:hint="default"/>
                <w:b/>
                <w:color w:val="auto"/>
                <w:sz w:val="21"/>
                <w:highlight w:val="none"/>
              </w:rPr>
              <w:t>教学目标</w:t>
            </w:r>
          </w:p>
        </w:tc>
        <w:tc>
          <w:tcPr>
            <w:tcW w:w="1347" w:type="dxa"/>
            <w:vAlign w:val="center"/>
          </w:tcPr>
          <w:p>
            <w:pPr>
              <w:pStyle w:val="11"/>
              <w:keepNext w:val="0"/>
              <w:keepLines w:val="0"/>
              <w:suppressLineNumbers w:val="0"/>
              <w:spacing w:before="166" w:beforeAutospacing="0" w:afterAutospacing="0"/>
              <w:ind w:left="0" w:leftChars="0" w:right="240" w:firstLine="0" w:firstLineChars="0"/>
              <w:jc w:val="center"/>
              <w:rPr>
                <w:rFonts w:hint="default"/>
                <w:b/>
                <w:color w:val="auto"/>
                <w:sz w:val="21"/>
                <w:highlight w:val="none"/>
              </w:rPr>
            </w:pPr>
            <w:r>
              <w:rPr>
                <w:rFonts w:hint="eastAsia"/>
                <w:b/>
                <w:color w:val="auto"/>
                <w:w w:val="95"/>
                <w:sz w:val="21"/>
                <w:highlight w:val="none"/>
                <w:lang w:val="en-US" w:eastAsia="zh-CN"/>
              </w:rPr>
              <w:t xml:space="preserve"> </w:t>
            </w:r>
            <w:r>
              <w:rPr>
                <w:rFonts w:hint="default"/>
                <w:b/>
                <w:color w:val="auto"/>
                <w:w w:val="95"/>
                <w:sz w:val="21"/>
                <w:highlight w:val="none"/>
              </w:rPr>
              <w:t>知识目标</w:t>
            </w:r>
          </w:p>
        </w:tc>
        <w:tc>
          <w:tcPr>
            <w:tcW w:w="6250" w:type="dxa"/>
            <w:gridSpan w:val="5"/>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掌握字典的基本知识。掌握字典元素的读取方法。掌握字典元素的新增及修改方法。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829" w:hRule="atLeast"/>
          <w:jc w:val="center"/>
        </w:trPr>
        <w:tc>
          <w:tcPr>
            <w:tcW w:w="1681" w:type="dxa"/>
            <w:gridSpan w:val="3"/>
            <w:vMerge w:val="continue"/>
            <w:tcBorders>
              <w:top w:val="nil"/>
            </w:tcBorders>
          </w:tcPr>
          <w:p>
            <w:pPr>
              <w:keepNext w:val="0"/>
              <w:keepLines w:val="0"/>
              <w:suppressLineNumbers w:val="0"/>
              <w:spacing w:beforeAutospacing="0" w:afterAutospacing="0"/>
              <w:jc w:val="both"/>
              <w:rPr>
                <w:rFonts w:hint="default"/>
                <w:color w:val="auto"/>
                <w:sz w:val="2"/>
                <w:szCs w:val="2"/>
                <w:highlight w:val="none"/>
              </w:rPr>
            </w:pPr>
          </w:p>
        </w:tc>
        <w:tc>
          <w:tcPr>
            <w:tcW w:w="1347" w:type="dxa"/>
            <w:vAlign w:val="center"/>
          </w:tcPr>
          <w:p>
            <w:pPr>
              <w:pStyle w:val="11"/>
              <w:keepNext w:val="0"/>
              <w:keepLines w:val="0"/>
              <w:suppressLineNumbers w:val="0"/>
              <w:spacing w:before="94" w:beforeAutospacing="0" w:afterAutospacing="0"/>
              <w:ind w:left="0" w:leftChars="0" w:firstLine="0" w:firstLineChars="0"/>
              <w:jc w:val="center"/>
              <w:rPr>
                <w:rFonts w:hint="default"/>
                <w:b/>
                <w:color w:val="auto"/>
                <w:sz w:val="21"/>
                <w:highlight w:val="none"/>
              </w:rPr>
            </w:pPr>
            <w:r>
              <w:rPr>
                <w:rFonts w:hint="default"/>
                <w:b/>
                <w:color w:val="auto"/>
                <w:sz w:val="21"/>
                <w:highlight w:val="none"/>
              </w:rPr>
              <w:t>能力目标</w:t>
            </w:r>
          </w:p>
        </w:tc>
        <w:tc>
          <w:tcPr>
            <w:tcW w:w="6250" w:type="dxa"/>
            <w:gridSpan w:val="5"/>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能够运用字典知识进行代码分析。能够创建字典并读取字典元素。能够新增及修改字典元素。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840" w:hRule="atLeast"/>
          <w:jc w:val="center"/>
        </w:trPr>
        <w:tc>
          <w:tcPr>
            <w:tcW w:w="1681" w:type="dxa"/>
            <w:gridSpan w:val="3"/>
            <w:vMerge w:val="continue"/>
            <w:tcBorders>
              <w:top w:val="nil"/>
            </w:tcBorders>
          </w:tcPr>
          <w:p>
            <w:pPr>
              <w:keepNext w:val="0"/>
              <w:keepLines w:val="0"/>
              <w:suppressLineNumbers w:val="0"/>
              <w:spacing w:beforeAutospacing="0" w:afterAutospacing="0"/>
              <w:jc w:val="both"/>
              <w:rPr>
                <w:rFonts w:hint="default"/>
                <w:color w:val="auto"/>
                <w:sz w:val="2"/>
                <w:szCs w:val="2"/>
                <w:highlight w:val="none"/>
              </w:rPr>
            </w:pPr>
          </w:p>
        </w:tc>
        <w:tc>
          <w:tcPr>
            <w:tcW w:w="1347" w:type="dxa"/>
            <w:vAlign w:val="center"/>
          </w:tcPr>
          <w:p>
            <w:pPr>
              <w:pStyle w:val="11"/>
              <w:keepNext w:val="0"/>
              <w:keepLines w:val="0"/>
              <w:suppressLineNumbers w:val="0"/>
              <w:spacing w:before="1" w:beforeAutospacing="0" w:afterAutospacing="0"/>
              <w:ind w:left="0" w:leftChars="0" w:firstLine="0" w:firstLineChars="0"/>
              <w:jc w:val="center"/>
              <w:rPr>
                <w:rFonts w:hint="default"/>
                <w:b/>
                <w:color w:val="auto"/>
                <w:sz w:val="21"/>
                <w:highlight w:val="none"/>
              </w:rPr>
            </w:pPr>
            <w:r>
              <w:rPr>
                <w:rFonts w:hint="default"/>
                <w:b/>
                <w:color w:val="auto"/>
                <w:sz w:val="21"/>
                <w:highlight w:val="none"/>
              </w:rPr>
              <w:t>思政目标</w:t>
            </w:r>
          </w:p>
        </w:tc>
        <w:tc>
          <w:tcPr>
            <w:tcW w:w="6250" w:type="dxa"/>
            <w:gridSpan w:val="5"/>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养成认真细致、精益求精的工作态度。培养敢于突破、勇于进取的创新精神。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451" w:hRule="atLeast"/>
          <w:jc w:val="center"/>
        </w:trPr>
        <w:tc>
          <w:tcPr>
            <w:tcW w:w="1681" w:type="dxa"/>
            <w:gridSpan w:val="3"/>
            <w:vAlign w:val="center"/>
          </w:tcPr>
          <w:p>
            <w:pPr>
              <w:pStyle w:val="11"/>
              <w:keepNext w:val="0"/>
              <w:keepLines w:val="0"/>
              <w:suppressLineNumbers w:val="0"/>
              <w:spacing w:beforeAutospacing="0" w:afterAutospacing="0"/>
              <w:ind w:left="0" w:leftChars="0" w:right="196" w:firstLine="0" w:firstLineChars="0"/>
              <w:jc w:val="center"/>
              <w:rPr>
                <w:rFonts w:hint="default"/>
                <w:b/>
                <w:color w:val="auto"/>
                <w:sz w:val="21"/>
                <w:highlight w:val="none"/>
              </w:rPr>
            </w:pPr>
            <w:r>
              <w:rPr>
                <w:rFonts w:hint="default"/>
                <w:b/>
                <w:color w:val="auto"/>
                <w:w w:val="95"/>
                <w:sz w:val="21"/>
                <w:highlight w:val="none"/>
              </w:rPr>
              <w:t>教学重点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lang w:val="zh-CN" w:eastAsia="zh-CN"/>
              </w:rPr>
            </w:pPr>
            <w:r>
              <w:rPr>
                <w:rFonts w:hint="eastAsia" w:ascii="宋体" w:hAnsi="宋体" w:eastAsia="宋体" w:cs="宋体"/>
                <w:color w:val="auto"/>
                <w:sz w:val="21"/>
                <w:highlight w:val="none"/>
                <w:lang w:val="zh-CN" w:eastAsia="zh-CN"/>
              </w:rPr>
              <w:t>Python中</w:t>
            </w:r>
            <w:r>
              <w:rPr>
                <w:rFonts w:hint="eastAsia" w:ascii="宋体" w:hAnsi="宋体" w:eastAsia="宋体" w:cs="宋体"/>
                <w:color w:val="auto"/>
                <w:sz w:val="21"/>
                <w:highlight w:val="none"/>
                <w:lang w:val="en-US" w:eastAsia="zh-CN"/>
              </w:rPr>
              <w:t>字典的创建、字典元素的读取、新增、修改方法。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451" w:hRule="atLeast"/>
          <w:jc w:val="center"/>
        </w:trPr>
        <w:tc>
          <w:tcPr>
            <w:tcW w:w="1681" w:type="dxa"/>
            <w:gridSpan w:val="3"/>
            <w:vAlign w:val="center"/>
          </w:tcPr>
          <w:p>
            <w:pPr>
              <w:pStyle w:val="11"/>
              <w:keepNext w:val="0"/>
              <w:keepLines w:val="0"/>
              <w:suppressLineNumbers w:val="0"/>
              <w:spacing w:beforeAutospacing="0" w:afterAutospacing="0"/>
              <w:ind w:left="0" w:leftChars="0" w:right="196" w:firstLine="0" w:firstLineChars="0"/>
              <w:jc w:val="center"/>
              <w:rPr>
                <w:rFonts w:hint="default"/>
                <w:b/>
                <w:color w:val="auto"/>
                <w:sz w:val="21"/>
                <w:highlight w:val="none"/>
              </w:rPr>
            </w:pPr>
            <w:r>
              <w:rPr>
                <w:rFonts w:hint="default"/>
                <w:b/>
                <w:color w:val="auto"/>
                <w:w w:val="95"/>
                <w:sz w:val="21"/>
                <w:highlight w:val="none"/>
              </w:rPr>
              <w:t>教学难点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lang w:val="zh-CN" w:eastAsia="zh-CN"/>
              </w:rPr>
            </w:pPr>
            <w:r>
              <w:rPr>
                <w:rFonts w:hint="eastAsia" w:ascii="宋体" w:hAnsi="宋体" w:eastAsia="宋体" w:cs="宋体"/>
                <w:color w:val="auto"/>
                <w:sz w:val="21"/>
                <w:highlight w:val="none"/>
                <w:lang w:val="en-US" w:eastAsia="zh-CN"/>
              </w:rPr>
              <w:t>能够利用字典完成功能的设计和实现</w:t>
            </w:r>
            <w:r>
              <w:rPr>
                <w:rFonts w:hint="eastAsia" w:ascii="宋体" w:hAnsi="宋体" w:eastAsia="宋体" w:cs="宋体"/>
                <w:color w:val="auto"/>
                <w:sz w:val="21"/>
                <w:highlight w:val="none"/>
                <w:lang w:val="zh-CN"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451" w:hRule="atLeast"/>
          <w:jc w:val="center"/>
        </w:trPr>
        <w:tc>
          <w:tcPr>
            <w:tcW w:w="1681" w:type="dxa"/>
            <w:gridSpan w:val="3"/>
            <w:vAlign w:val="center"/>
          </w:tcPr>
          <w:p>
            <w:pPr>
              <w:pStyle w:val="11"/>
              <w:keepNext w:val="0"/>
              <w:keepLines w:val="0"/>
              <w:suppressLineNumbers w:val="0"/>
              <w:spacing w:beforeAutospacing="0" w:afterAutospacing="0"/>
              <w:ind w:left="0" w:leftChars="0" w:right="196" w:firstLine="0" w:firstLineChars="0"/>
              <w:jc w:val="center"/>
              <w:rPr>
                <w:rFonts w:hint="default"/>
                <w:b/>
                <w:color w:val="auto"/>
                <w:sz w:val="21"/>
                <w:highlight w:val="none"/>
              </w:rPr>
            </w:pPr>
            <w:r>
              <w:rPr>
                <w:rFonts w:hint="default"/>
                <w:b/>
                <w:color w:val="auto"/>
                <w:w w:val="95"/>
                <w:sz w:val="21"/>
                <w:highlight w:val="none"/>
              </w:rPr>
              <w:t>考核要点</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eastAsia="zh-CN"/>
              </w:rPr>
            </w:pPr>
            <w:r>
              <w:rPr>
                <w:rFonts w:hint="default" w:ascii="宋体" w:hAnsi="宋体" w:eastAsia="宋体" w:cs="宋体"/>
                <w:color w:val="auto"/>
                <w:sz w:val="21"/>
                <w:highlight w:val="none"/>
                <w:lang w:val="zh-CN" w:eastAsia="zh-CN"/>
              </w:rPr>
              <w:t>字典的基本知识；字典元素的读取方法；字典元素的新增及修改方法</w:t>
            </w:r>
            <w:r>
              <w:rPr>
                <w:rFonts w:hint="eastAsia" w:ascii="宋体" w:hAnsi="宋体" w:eastAsia="宋体" w:cs="宋体"/>
                <w:color w:val="auto"/>
                <w:sz w:val="21"/>
                <w:highlight w:val="none"/>
                <w:lang w:val="zh-CN"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2025" w:hRule="atLeast"/>
          <w:jc w:val="center"/>
        </w:trPr>
        <w:tc>
          <w:tcPr>
            <w:tcW w:w="1681" w:type="dxa"/>
            <w:gridSpan w:val="3"/>
            <w:vAlign w:val="center"/>
          </w:tcPr>
          <w:p>
            <w:pPr>
              <w:pStyle w:val="11"/>
              <w:keepNext w:val="0"/>
              <w:keepLines w:val="0"/>
              <w:suppressLineNumbers w:val="0"/>
              <w:spacing w:before="6" w:beforeAutospacing="0" w:afterAutospacing="0"/>
              <w:ind w:left="0" w:leftChars="0" w:firstLine="0" w:firstLineChars="0"/>
              <w:jc w:val="center"/>
              <w:rPr>
                <w:rFonts w:hint="default"/>
                <w:b/>
                <w:color w:val="auto"/>
                <w:sz w:val="18"/>
                <w:highlight w:val="none"/>
              </w:rPr>
            </w:pPr>
          </w:p>
          <w:p>
            <w:pPr>
              <w:pStyle w:val="11"/>
              <w:keepNext w:val="0"/>
              <w:keepLines w:val="0"/>
              <w:suppressLineNumbers w:val="0"/>
              <w:spacing w:before="1" w:beforeAutospacing="0" w:afterAutospacing="0"/>
              <w:ind w:right="196"/>
              <w:jc w:val="center"/>
              <w:rPr>
                <w:rFonts w:hint="default"/>
                <w:b/>
                <w:color w:val="auto"/>
                <w:sz w:val="21"/>
                <w:highlight w:val="none"/>
              </w:rPr>
            </w:pPr>
            <w:r>
              <w:rPr>
                <w:rFonts w:hint="default"/>
                <w:b/>
                <w:color w:val="auto"/>
                <w:w w:val="95"/>
                <w:sz w:val="21"/>
                <w:highlight w:val="none"/>
              </w:rPr>
              <w:t>教学方法</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1.项目教学法：通过具体项目，让学生将知识与技能运用于实际情境中。</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2.任务驱动法：通过布置具体任务，引导学生自主学习和探究。</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3.讲授法：通过教师讲解，帮助学生构建知识框架。</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4.直观演示法：通过教师演示和学生观察，加深对技能操作的印象</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zh-CN" w:eastAsia="zh-CN"/>
              </w:rPr>
            </w:pPr>
            <w:r>
              <w:rPr>
                <w:rFonts w:hint="eastAsia" w:ascii="宋体" w:hAnsi="宋体" w:eastAsia="宋体" w:cs="宋体"/>
                <w:color w:val="auto"/>
                <w:sz w:val="21"/>
                <w:highlight w:val="none"/>
                <w:lang w:val="en-US" w:eastAsia="zh-CN"/>
              </w:rPr>
              <w:t>5.实践操作法：通过学生动手实践，巩固所学知识。</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rPr>
            </w:pPr>
            <w:r>
              <w:rPr>
                <w:rFonts w:hint="eastAsia" w:ascii="宋体" w:hAnsi="宋体" w:eastAsia="宋体" w:cs="宋体"/>
                <w:color w:val="auto"/>
                <w:sz w:val="21"/>
                <w:highlight w:val="none"/>
                <w:lang w:val="en-US" w:eastAsia="zh-CN"/>
              </w:rPr>
              <w:t>6.小组合作法：通过小组合作，促进学生之间的交流和合作。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400" w:hRule="atLeast"/>
          <w:jc w:val="center"/>
        </w:trPr>
        <w:tc>
          <w:tcPr>
            <w:tcW w:w="1681" w:type="dxa"/>
            <w:gridSpan w:val="3"/>
            <w:vAlign w:val="center"/>
          </w:tcPr>
          <w:p>
            <w:pPr>
              <w:pStyle w:val="11"/>
              <w:keepNext w:val="0"/>
              <w:keepLines w:val="0"/>
              <w:suppressLineNumbers w:val="0"/>
              <w:spacing w:beforeAutospacing="0" w:afterAutospacing="0"/>
              <w:ind w:left="0" w:leftChars="0" w:right="196" w:firstLine="0" w:firstLineChars="0"/>
              <w:jc w:val="center"/>
              <w:rPr>
                <w:rFonts w:hint="default" w:eastAsia="仿宋_GB2312"/>
                <w:b/>
                <w:color w:val="auto"/>
                <w:sz w:val="21"/>
                <w:highlight w:val="none"/>
                <w:lang w:val="en-US" w:eastAsia="zh-CN"/>
              </w:rPr>
            </w:pPr>
            <w:r>
              <w:rPr>
                <w:rFonts w:hint="default"/>
                <w:b/>
                <w:color w:val="auto"/>
                <w:w w:val="95"/>
                <w:sz w:val="21"/>
                <w:highlight w:val="none"/>
              </w:rPr>
              <w:t>课程</w:t>
            </w:r>
            <w:r>
              <w:rPr>
                <w:rFonts w:hint="eastAsia"/>
                <w:b/>
                <w:color w:val="auto"/>
                <w:w w:val="95"/>
                <w:sz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default" w:ascii="宋体" w:hAnsi="宋体" w:eastAsia="宋体" w:cs="宋体"/>
                <w:color w:val="auto"/>
                <w:sz w:val="21"/>
                <w:highlight w:val="none"/>
              </w:rPr>
            </w:pPr>
            <w:r>
              <w:rPr>
                <w:rFonts w:hint="eastAsia" w:ascii="宋体" w:hAnsi="宋体" w:eastAsia="宋体" w:cs="宋体"/>
                <w:sz w:val="21"/>
                <w:szCs w:val="21"/>
                <w:lang w:val="zh-CN" w:eastAsia="zh-CN" w:bidi="zh-CN"/>
              </w:rPr>
              <w:t>理论</w:t>
            </w:r>
            <w:r>
              <w:rPr>
                <w:rFonts w:hint="eastAsia" w:ascii="宋体" w:hAnsi="宋体" w:eastAsia="宋体" w:cs="宋体"/>
                <w:sz w:val="21"/>
                <w:szCs w:val="21"/>
                <w:lang w:val="en-US" w:eastAsia="zh-CN" w:bidi="zh-CN"/>
              </w:rPr>
              <w:t>+实践</w:t>
            </w:r>
            <w:r>
              <w:rPr>
                <w:rFonts w:hint="default" w:ascii="宋体" w:hAnsi="宋体" w:eastAsia="宋体" w:cs="宋体"/>
                <w:color w:val="auto"/>
                <w:sz w:val="21"/>
                <w:highlight w:val="none"/>
              </w:rPr>
              <w:t>（</w:t>
            </w:r>
            <w:r>
              <w:rPr>
                <w:rFonts w:hint="eastAsia" w:ascii="宋体" w:hAnsi="宋体" w:eastAsia="宋体" w:cs="宋体"/>
                <w:color w:val="auto"/>
                <w:sz w:val="21"/>
                <w:highlight w:val="none"/>
                <w:lang w:val="en-US" w:eastAsia="zh-CN"/>
              </w:rPr>
              <w:t>6</w:t>
            </w:r>
            <w:r>
              <w:rPr>
                <w:rFonts w:hint="default" w:ascii="宋体" w:hAnsi="宋体" w:eastAsia="宋体" w:cs="宋体"/>
                <w:color w:val="auto"/>
                <w:sz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42" w:type="dxa"/>
          <w:trHeight w:val="673" w:hRule="atLeast"/>
          <w:jc w:val="center"/>
        </w:trPr>
        <w:tc>
          <w:tcPr>
            <w:tcW w:w="1681" w:type="dxa"/>
            <w:gridSpan w:val="3"/>
            <w:vAlign w:val="center"/>
          </w:tcPr>
          <w:p>
            <w:pPr>
              <w:pStyle w:val="11"/>
              <w:keepNext w:val="0"/>
              <w:keepLines w:val="0"/>
              <w:suppressLineNumbers w:val="0"/>
              <w:spacing w:beforeAutospacing="0" w:afterAutospacing="0"/>
              <w:ind w:left="0" w:leftChars="0" w:right="196" w:firstLine="0" w:firstLineChars="0"/>
              <w:jc w:val="center"/>
              <w:rPr>
                <w:rFonts w:hint="default"/>
                <w:b/>
                <w:color w:val="auto"/>
                <w:sz w:val="21"/>
                <w:highlight w:val="none"/>
              </w:rPr>
            </w:pPr>
            <w:r>
              <w:rPr>
                <w:rFonts w:hint="default"/>
                <w:b/>
                <w:color w:val="auto"/>
                <w:w w:val="95"/>
                <w:sz w:val="21"/>
                <w:highlight w:val="none"/>
              </w:rPr>
              <w:t>教学资源</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1、教学环境：超星学习通、极阅电子教室、Python软件，便于任务的实施;</w:t>
            </w:r>
          </w:p>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default" w:ascii="宋体" w:hAnsi="宋体" w:eastAsia="宋体" w:cs="宋体"/>
                <w:color w:val="auto"/>
                <w:sz w:val="21"/>
                <w:highlight w:val="none"/>
              </w:rPr>
            </w:pPr>
            <w:r>
              <w:rPr>
                <w:rFonts w:hint="eastAsia" w:ascii="宋体" w:hAnsi="宋体" w:eastAsia="宋体" w:cs="宋体"/>
                <w:color w:val="auto"/>
                <w:sz w:val="21"/>
                <w:highlight w:val="none"/>
                <w:lang w:val="en-US" w:eastAsia="zh-CN"/>
              </w:rPr>
              <w:t>2、电子资源：教案、学案、PPT、微课等。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jc w:val="center"/>
        </w:trPr>
        <w:tc>
          <w:tcPr>
            <w:tcW w:w="9520" w:type="dxa"/>
            <w:gridSpan w:val="10"/>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b/>
                <w:color w:val="auto"/>
                <w:sz w:val="21"/>
                <w:highlight w:val="none"/>
              </w:rPr>
            </w:pPr>
            <w:r>
              <w:rPr>
                <w:b/>
                <w:color w:val="auto"/>
                <w:sz w:val="21"/>
                <w:highlight w:val="none"/>
              </w:rPr>
              <w:t>课程教学与设计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b/>
                <w:color w:val="auto"/>
                <w:sz w:val="21"/>
                <w:highlight w:val="none"/>
              </w:rPr>
            </w:pPr>
            <w:r>
              <w:rPr>
                <w:b/>
                <w:color w:val="auto"/>
                <w:sz w:val="21"/>
                <w:highlight w:val="none"/>
              </w:rPr>
              <w:t>教学环节</w:t>
            </w:r>
          </w:p>
        </w:tc>
        <w:tc>
          <w:tcPr>
            <w:tcW w:w="3376"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b/>
                <w:color w:val="auto"/>
                <w:sz w:val="21"/>
                <w:highlight w:val="none"/>
              </w:rPr>
            </w:pPr>
            <w:r>
              <w:rPr>
                <w:b/>
                <w:color w:val="auto"/>
                <w:sz w:val="21"/>
                <w:highlight w:val="none"/>
              </w:rPr>
              <w:t>教学内容与教师活动</w:t>
            </w:r>
          </w:p>
        </w:tc>
        <w:tc>
          <w:tcPr>
            <w:tcW w:w="254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b/>
                <w:color w:val="auto"/>
                <w:sz w:val="21"/>
                <w:highlight w:val="none"/>
              </w:rPr>
            </w:pPr>
            <w:r>
              <w:rPr>
                <w:b/>
                <w:color w:val="auto"/>
                <w:sz w:val="21"/>
                <w:highlight w:val="none"/>
              </w:rPr>
              <w:t>课程思政教学目标</w:t>
            </w:r>
          </w:p>
        </w:tc>
        <w:tc>
          <w:tcPr>
            <w:tcW w:w="2009"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b/>
                <w:color w:val="auto"/>
                <w:sz w:val="21"/>
                <w:highlight w:val="none"/>
              </w:rPr>
            </w:pPr>
            <w:r>
              <w:rPr>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5" w:hRule="atLeast"/>
          <w:jc w:val="center"/>
        </w:trPr>
        <w:tc>
          <w:tcPr>
            <w:tcW w:w="1595" w:type="dxa"/>
            <w:gridSpan w:val="2"/>
            <w:vAlign w:val="center"/>
          </w:tcPr>
          <w:p>
            <w:pPr>
              <w:pStyle w:val="11"/>
              <w:pageBreakBefore w:val="0"/>
              <w:kinsoku/>
              <w:wordWrap/>
              <w:overflowPunct/>
              <w:topLinePunct w:val="0"/>
              <w:bidi w:val="0"/>
              <w:spacing w:before="0" w:line="240" w:lineRule="auto"/>
              <w:ind w:left="0" w:leftChars="0" w:right="0" w:firstLine="0" w:firstLineChars="0"/>
              <w:jc w:val="center"/>
              <w:textAlignment w:val="auto"/>
              <w:rPr>
                <w:b/>
                <w:color w:val="auto"/>
                <w:sz w:val="21"/>
                <w:highlight w:val="none"/>
              </w:rPr>
            </w:pPr>
            <w:r>
              <w:rPr>
                <w:b/>
                <w:color w:val="auto"/>
                <w:sz w:val="21"/>
                <w:highlight w:val="none"/>
              </w:rPr>
              <w:t>课前</w:t>
            </w:r>
          </w:p>
        </w:tc>
        <w:tc>
          <w:tcPr>
            <w:tcW w:w="3376" w:type="dxa"/>
            <w:gridSpan w:val="3"/>
            <w:vAlign w:val="center"/>
          </w:tcPr>
          <w:p>
            <w:pPr>
              <w:pStyle w:val="11"/>
              <w:pageBreakBefore w:val="0"/>
              <w:kinsoku/>
              <w:wordWrap/>
              <w:overflowPunct/>
              <w:topLinePunct w:val="0"/>
              <w:bidi w:val="0"/>
              <w:spacing w:before="0" w:line="240" w:lineRule="auto"/>
              <w:ind w:left="0" w:right="0" w:firstLine="420" w:firstLineChars="200"/>
              <w:jc w:val="both"/>
              <w:textAlignment w:val="auto"/>
              <w:rPr>
                <w:color w:val="auto"/>
                <w:sz w:val="21"/>
                <w:highlight w:val="none"/>
              </w:rPr>
            </w:pPr>
            <w:r>
              <w:rPr>
                <w:rFonts w:hint="eastAsia" w:ascii="宋体" w:hAnsi="宋体" w:eastAsia="宋体" w:cs="宋体"/>
                <w:color w:val="auto"/>
                <w:sz w:val="21"/>
                <w:highlight w:val="none"/>
              </w:rPr>
              <w:t>收集教学资源，挖掘思政元</w:t>
            </w:r>
            <w:r>
              <w:rPr>
                <w:rFonts w:hint="eastAsia" w:ascii="宋体" w:hAnsi="宋体" w:eastAsia="宋体" w:cs="宋体"/>
                <w:color w:val="auto"/>
                <w:w w:val="95"/>
                <w:sz w:val="21"/>
                <w:highlight w:val="none"/>
              </w:rPr>
              <w:t>素，形成教学案例和思政案例，登录云班课教学平台，上传学习资源，发布小组任务：课内每小</w:t>
            </w:r>
            <w:r>
              <w:rPr>
                <w:rFonts w:hint="eastAsia" w:ascii="宋体" w:hAnsi="宋体" w:eastAsia="宋体" w:cs="宋体"/>
                <w:color w:val="auto"/>
                <w:sz w:val="21"/>
                <w:highlight w:val="none"/>
              </w:rPr>
              <w:t>组代表描述案例内容及收获。</w:t>
            </w:r>
          </w:p>
        </w:tc>
        <w:tc>
          <w:tcPr>
            <w:tcW w:w="2540" w:type="dxa"/>
            <w:gridSpan w:val="2"/>
            <w:vAlign w:val="center"/>
          </w:tcPr>
          <w:p>
            <w:pPr>
              <w:pStyle w:val="11"/>
              <w:pageBreakBefore w:val="0"/>
              <w:kinsoku/>
              <w:wordWrap/>
              <w:overflowPunct/>
              <w:topLinePunct w:val="0"/>
              <w:bidi w:val="0"/>
              <w:spacing w:before="0" w:line="240" w:lineRule="auto"/>
              <w:ind w:left="0" w:leftChars="0" w:right="0" w:firstLine="420" w:firstLineChars="200"/>
              <w:jc w:val="both"/>
              <w:textAlignment w:val="auto"/>
              <w:rPr>
                <w:rFonts w:hint="eastAsia" w:ascii="宋体" w:hAnsi="宋体" w:eastAsia="宋体" w:cs="宋体"/>
                <w:color w:val="auto"/>
                <w:sz w:val="21"/>
                <w:highlight w:val="none"/>
              </w:rPr>
            </w:pPr>
            <w:r>
              <w:rPr>
                <w:rFonts w:hint="eastAsia" w:ascii="宋体" w:hAnsi="宋体" w:eastAsia="宋体" w:cs="宋体"/>
                <w:color w:val="auto"/>
                <w:sz w:val="21"/>
                <w:highlight w:val="none"/>
              </w:rPr>
              <w:t>引导学生形成团队协作的意识；让学生初步认识到</w:t>
            </w:r>
            <w:r>
              <w:rPr>
                <w:rFonts w:hint="eastAsia" w:ascii="宋体" w:hAnsi="宋体" w:eastAsia="宋体" w:cs="宋体"/>
                <w:color w:val="auto"/>
                <w:sz w:val="21"/>
                <w:highlight w:val="none"/>
                <w:lang w:val="en-US" w:eastAsia="zh-CN"/>
              </w:rPr>
              <w:t>python在数字媒体</w:t>
            </w:r>
            <w:r>
              <w:rPr>
                <w:rFonts w:hint="eastAsia" w:ascii="宋体" w:hAnsi="宋体" w:eastAsia="宋体" w:cs="宋体"/>
                <w:color w:val="auto"/>
                <w:sz w:val="21"/>
                <w:highlight w:val="none"/>
              </w:rPr>
              <w:t>行业</w:t>
            </w:r>
            <w:r>
              <w:rPr>
                <w:rFonts w:hint="eastAsia" w:ascii="宋体" w:hAnsi="宋体" w:eastAsia="宋体" w:cs="宋体"/>
                <w:color w:val="auto"/>
                <w:sz w:val="21"/>
                <w:highlight w:val="none"/>
                <w:lang w:val="en-US" w:eastAsia="zh-CN"/>
              </w:rPr>
              <w:t>中的应用</w:t>
            </w:r>
            <w:r>
              <w:rPr>
                <w:rFonts w:hint="eastAsia" w:ascii="宋体" w:hAnsi="宋体" w:eastAsia="宋体" w:cs="宋体"/>
                <w:color w:val="auto"/>
                <w:sz w:val="21"/>
                <w:highlight w:val="none"/>
              </w:rPr>
              <w:t>与国家社会、经济发展的联系，提升使命感、责任感和自豪感。</w:t>
            </w:r>
          </w:p>
        </w:tc>
        <w:tc>
          <w:tcPr>
            <w:tcW w:w="2009" w:type="dxa"/>
            <w:gridSpan w:val="3"/>
            <w:vAlign w:val="center"/>
          </w:tcPr>
          <w:p>
            <w:pPr>
              <w:pStyle w:val="11"/>
              <w:pageBreakBefore w:val="0"/>
              <w:kinsoku/>
              <w:wordWrap/>
              <w:overflowPunct/>
              <w:topLinePunct w:val="0"/>
              <w:bidi w:val="0"/>
              <w:spacing w:before="0" w:line="240" w:lineRule="auto"/>
              <w:ind w:left="0" w:leftChars="0" w:right="0" w:firstLine="420" w:firstLineChars="200"/>
              <w:jc w:val="both"/>
              <w:textAlignment w:val="auto"/>
              <w:rPr>
                <w:rFonts w:hint="eastAsia" w:ascii="宋体" w:hAnsi="宋体" w:eastAsia="宋体" w:cs="宋体"/>
                <w:color w:val="auto"/>
                <w:sz w:val="21"/>
                <w:highlight w:val="none"/>
                <w:lang w:eastAsia="zh-CN"/>
              </w:rPr>
            </w:pPr>
            <w:r>
              <w:rPr>
                <w:rFonts w:hint="eastAsia" w:ascii="宋体" w:hAnsi="宋体" w:eastAsia="宋体" w:cs="宋体"/>
                <w:color w:val="auto"/>
                <w:sz w:val="21"/>
                <w:highlight w:val="none"/>
              </w:rPr>
              <w:t>登录教学平台预习</w:t>
            </w:r>
            <w:r>
              <w:rPr>
                <w:rFonts w:hint="eastAsia" w:ascii="宋体" w:hAnsi="宋体" w:eastAsia="宋体" w:cs="宋体"/>
                <w:color w:val="auto"/>
                <w:sz w:val="21"/>
                <w:highlight w:val="none"/>
                <w:lang w:eastAsia="zh-CN"/>
              </w:rPr>
              <w:t>，以</w:t>
            </w:r>
            <w:r>
              <w:rPr>
                <w:rFonts w:hint="eastAsia" w:ascii="宋体" w:hAnsi="宋体" w:eastAsia="宋体" w:cs="宋体"/>
                <w:color w:val="auto"/>
                <w:sz w:val="21"/>
                <w:highlight w:val="none"/>
              </w:rPr>
              <w:t>小组为单位完成课前任务</w:t>
            </w:r>
            <w:r>
              <w:rPr>
                <w:rFonts w:hint="eastAsia" w:ascii="宋体" w:hAnsi="宋体" w:eastAsia="宋体" w:cs="宋体"/>
                <w:color w:val="auto"/>
                <w:sz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restart"/>
            <w:vAlign w:val="center"/>
          </w:tcPr>
          <w:p>
            <w:pPr>
              <w:pStyle w:val="11"/>
              <w:pageBreakBefore w:val="0"/>
              <w:kinsoku/>
              <w:wordWrap/>
              <w:overflowPunct/>
              <w:topLinePunct w:val="0"/>
              <w:bidi w:val="0"/>
              <w:spacing w:before="0" w:line="240" w:lineRule="auto"/>
              <w:ind w:left="0" w:right="0"/>
              <w:jc w:val="center"/>
              <w:textAlignment w:val="auto"/>
              <w:rPr>
                <w:b/>
                <w:color w:val="auto"/>
                <w:sz w:val="21"/>
                <w:highlight w:val="none"/>
              </w:rPr>
            </w:pPr>
            <w:r>
              <w:rPr>
                <w:b/>
                <w:color w:val="auto"/>
                <w:sz w:val="21"/>
                <w:highlight w:val="none"/>
              </w:rPr>
              <w:t>课中</w:t>
            </w:r>
          </w:p>
        </w:tc>
        <w:tc>
          <w:tcPr>
            <w:tcW w:w="832" w:type="dxa"/>
            <w:vAlign w:val="center"/>
          </w:tcPr>
          <w:p>
            <w:pPr>
              <w:pStyle w:val="11"/>
              <w:pageBreakBefore w:val="0"/>
              <w:kinsoku/>
              <w:wordWrap/>
              <w:overflowPunct/>
              <w:topLinePunct w:val="0"/>
              <w:bidi w:val="0"/>
              <w:spacing w:before="0" w:line="240" w:lineRule="auto"/>
              <w:ind w:left="0" w:leftChars="0" w:right="0" w:firstLine="0" w:firstLineChars="0"/>
              <w:jc w:val="center"/>
              <w:textAlignment w:val="auto"/>
              <w:rPr>
                <w:b/>
                <w:color w:val="auto"/>
                <w:sz w:val="21"/>
                <w:highlight w:val="none"/>
              </w:rPr>
            </w:pPr>
            <w:r>
              <w:rPr>
                <w:b/>
                <w:color w:val="auto"/>
                <w:sz w:val="21"/>
                <w:highlight w:val="none"/>
              </w:rPr>
              <w:t>导入</w:t>
            </w:r>
          </w:p>
        </w:tc>
        <w:tc>
          <w:tcPr>
            <w:tcW w:w="3376" w:type="dxa"/>
            <w:gridSpan w:val="3"/>
          </w:tcPr>
          <w:p>
            <w:pPr>
              <w:pStyle w:val="11"/>
              <w:pageBreakBefore w:val="0"/>
              <w:kinsoku/>
              <w:wordWrap/>
              <w:overflowPunct/>
              <w:topLinePunct w:val="0"/>
              <w:bidi w:val="0"/>
              <w:spacing w:before="0" w:line="240" w:lineRule="auto"/>
              <w:ind w:left="0" w:right="0" w:firstLine="420" w:firstLineChars="20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w:t>
            </w:r>
            <w:r>
              <w:rPr>
                <w:rFonts w:hint="eastAsia" w:ascii="宋体" w:hAnsi="宋体" w:eastAsia="宋体" w:cs="宋体"/>
                <w:sz w:val="21"/>
                <w:szCs w:val="21"/>
              </w:rPr>
              <w:t>上一章节已学习 Python 列表，可处理有序数据。生活中存在大量 “姓名 — 信息”“商品 — 价格” 这类对应数据，用列表难以快速查找。如何更方便地存储和查询这类对应数据？本节课引入 Python 字典，学习字典的创建、查询、添加与修改，并结合电商用户数据进行实践。</w:t>
            </w:r>
          </w:p>
        </w:tc>
        <w:tc>
          <w:tcPr>
            <w:tcW w:w="2540" w:type="dxa"/>
            <w:gridSpan w:val="2"/>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培养学生</w:t>
            </w:r>
            <w:r>
              <w:rPr>
                <w:rFonts w:hint="eastAsia" w:ascii="宋体" w:hAnsi="宋体" w:eastAsia="宋体" w:cs="宋体"/>
                <w:b/>
                <w:color w:val="auto"/>
                <w:sz w:val="21"/>
                <w:szCs w:val="21"/>
                <w:highlight w:val="none"/>
              </w:rPr>
              <w:t>关心祖</w:t>
            </w:r>
          </w:p>
          <w:p>
            <w:pPr>
              <w:pStyle w:val="11"/>
              <w:pageBreakBefore w:val="0"/>
              <w:kinsoku/>
              <w:wordWrap/>
              <w:overflowPunct/>
              <w:topLinePunct w:val="0"/>
              <w:bidi w:val="0"/>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国命运</w:t>
            </w:r>
            <w:r>
              <w:rPr>
                <w:rFonts w:hint="eastAsia" w:ascii="宋体" w:hAnsi="宋体" w:eastAsia="宋体" w:cs="宋体"/>
                <w:color w:val="auto"/>
                <w:spacing w:val="-15"/>
                <w:sz w:val="21"/>
                <w:szCs w:val="21"/>
                <w:highlight w:val="none"/>
              </w:rPr>
              <w:t>，用专业技能</w:t>
            </w:r>
            <w:r>
              <w:rPr>
                <w:rFonts w:hint="eastAsia" w:ascii="宋体" w:hAnsi="宋体" w:eastAsia="宋体" w:cs="宋体"/>
                <w:b/>
                <w:color w:val="auto"/>
                <w:spacing w:val="-13"/>
                <w:sz w:val="21"/>
                <w:szCs w:val="21"/>
                <w:highlight w:val="none"/>
              </w:rPr>
              <w:t>服</w:t>
            </w:r>
            <w:r>
              <w:rPr>
                <w:rFonts w:hint="eastAsia" w:ascii="宋体" w:hAnsi="宋体" w:eastAsia="宋体" w:cs="宋体"/>
                <w:b/>
                <w:color w:val="auto"/>
                <w:sz w:val="21"/>
                <w:szCs w:val="21"/>
                <w:highlight w:val="none"/>
              </w:rPr>
              <w:t>务社会</w:t>
            </w:r>
            <w:r>
              <w:rPr>
                <w:rFonts w:hint="eastAsia" w:ascii="宋体" w:hAnsi="宋体" w:eastAsia="宋体" w:cs="宋体"/>
                <w:color w:val="auto"/>
                <w:sz w:val="21"/>
                <w:szCs w:val="21"/>
                <w:highlight w:val="none"/>
              </w:rPr>
              <w:t>的职业情操。</w:t>
            </w:r>
          </w:p>
        </w:tc>
        <w:tc>
          <w:tcPr>
            <w:tcW w:w="2009" w:type="dxa"/>
            <w:gridSpan w:val="3"/>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7" w:hRule="atLeast"/>
          <w:jc w:val="center"/>
        </w:trPr>
        <w:tc>
          <w:tcPr>
            <w:tcW w:w="763" w:type="dxa"/>
            <w:vMerge w:val="continue"/>
            <w:tcBorders>
              <w:top w:val="nil"/>
            </w:tcBorders>
            <w:vAlign w:val="center"/>
          </w:tcPr>
          <w:p>
            <w:pPr>
              <w:pageBreakBefore w:val="0"/>
              <w:kinsoku/>
              <w:wordWrap/>
              <w:overflowPunct/>
              <w:topLinePunct w:val="0"/>
              <w:bidi w:val="0"/>
              <w:spacing w:before="0" w:line="240" w:lineRule="auto"/>
              <w:ind w:left="0" w:right="0"/>
              <w:jc w:val="center"/>
              <w:textAlignment w:val="auto"/>
              <w:rPr>
                <w:color w:val="auto"/>
                <w:sz w:val="2"/>
                <w:szCs w:val="2"/>
                <w:highlight w:val="none"/>
              </w:rPr>
            </w:pPr>
          </w:p>
        </w:tc>
        <w:tc>
          <w:tcPr>
            <w:tcW w:w="832" w:type="dxa"/>
            <w:vMerge w:val="restart"/>
            <w:vAlign w:val="center"/>
          </w:tcPr>
          <w:p>
            <w:pPr>
              <w:pStyle w:val="11"/>
              <w:pageBreakBefore w:val="0"/>
              <w:kinsoku/>
              <w:wordWrap/>
              <w:overflowPunct/>
              <w:topLinePunct w:val="0"/>
              <w:bidi w:val="0"/>
              <w:spacing w:before="0" w:line="240" w:lineRule="auto"/>
              <w:ind w:left="0" w:right="0"/>
              <w:jc w:val="center"/>
              <w:textAlignment w:val="auto"/>
              <w:rPr>
                <w:b/>
                <w:color w:val="auto"/>
                <w:sz w:val="21"/>
                <w:highlight w:val="none"/>
              </w:rPr>
            </w:pPr>
            <w:r>
              <w:rPr>
                <w:b/>
                <w:color w:val="auto"/>
                <w:sz w:val="21"/>
                <w:highlight w:val="none"/>
              </w:rPr>
              <w:t>新课</w:t>
            </w:r>
          </w:p>
        </w:tc>
        <w:tc>
          <w:tcPr>
            <w:tcW w:w="3376" w:type="dxa"/>
            <w:gridSpan w:val="3"/>
            <w:vAlign w:val="center"/>
          </w:tcPr>
          <w:p>
            <w:pPr>
              <w:pStyle w:val="11"/>
              <w:pageBreakBefore w:val="0"/>
              <w:kinsoku/>
              <w:wordWrap/>
              <w:overflowPunct/>
              <w:topLinePunct w:val="0"/>
              <w:bidi w:val="0"/>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分钟）</w:t>
            </w:r>
            <w:r>
              <w:rPr>
                <w:rFonts w:hint="eastAsia" w:ascii="宋体" w:hAnsi="宋体" w:eastAsia="宋体" w:cs="宋体"/>
                <w:b/>
                <w:color w:val="auto"/>
                <w:sz w:val="21"/>
                <w:szCs w:val="21"/>
                <w:highlight w:val="none"/>
              </w:rPr>
              <w:t>秀一秀：</w:t>
            </w:r>
            <w:r>
              <w:rPr>
                <w:rFonts w:hint="eastAsia" w:ascii="宋体" w:hAnsi="宋体" w:eastAsia="宋体" w:cs="宋体"/>
                <w:color w:val="auto"/>
                <w:sz w:val="21"/>
                <w:szCs w:val="21"/>
                <w:highlight w:val="none"/>
              </w:rPr>
              <w:t>各小组分别展示课前任务发布的收获。</w:t>
            </w:r>
          </w:p>
        </w:tc>
        <w:tc>
          <w:tcPr>
            <w:tcW w:w="2540" w:type="dxa"/>
            <w:gridSpan w:val="2"/>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21"/>
                <w:sz w:val="21"/>
                <w:szCs w:val="21"/>
                <w:highlight w:val="none"/>
              </w:rPr>
              <w:t>培养学生</w:t>
            </w:r>
            <w:r>
              <w:rPr>
                <w:rFonts w:hint="eastAsia" w:ascii="宋体" w:hAnsi="宋体" w:eastAsia="宋体" w:cs="宋体"/>
                <w:b/>
                <w:color w:val="auto"/>
                <w:spacing w:val="10"/>
                <w:sz w:val="21"/>
                <w:szCs w:val="21"/>
                <w:highlight w:val="none"/>
              </w:rPr>
              <w:t>自豪感</w:t>
            </w:r>
            <w:r>
              <w:rPr>
                <w:rFonts w:hint="eastAsia" w:ascii="宋体" w:hAnsi="宋体" w:eastAsia="宋体" w:cs="宋体"/>
                <w:b/>
                <w:color w:val="auto"/>
                <w:sz w:val="21"/>
                <w:szCs w:val="21"/>
                <w:highlight w:val="none"/>
              </w:rPr>
              <w:t>和责任感</w:t>
            </w:r>
            <w:r>
              <w:rPr>
                <w:rFonts w:hint="eastAsia" w:ascii="宋体" w:hAnsi="宋体" w:eastAsia="宋体" w:cs="宋体"/>
                <w:color w:val="auto"/>
                <w:spacing w:val="-18"/>
                <w:sz w:val="21"/>
                <w:szCs w:val="21"/>
                <w:highlight w:val="none"/>
              </w:rPr>
              <w:t>，鼓励学生</w:t>
            </w:r>
            <w:r>
              <w:rPr>
                <w:rFonts w:hint="eastAsia" w:ascii="宋体" w:hAnsi="宋体" w:eastAsia="宋体" w:cs="宋体"/>
                <w:b/>
                <w:color w:val="auto"/>
                <w:spacing w:val="-13"/>
                <w:sz w:val="21"/>
                <w:szCs w:val="21"/>
                <w:highlight w:val="none"/>
              </w:rPr>
              <w:t>勇</w:t>
            </w:r>
            <w:r>
              <w:rPr>
                <w:rFonts w:hint="eastAsia" w:ascii="宋体" w:hAnsi="宋体" w:eastAsia="宋体" w:cs="宋体"/>
                <w:b/>
                <w:color w:val="auto"/>
                <w:sz w:val="21"/>
                <w:szCs w:val="21"/>
                <w:highlight w:val="none"/>
              </w:rPr>
              <w:t>于发表个人想法</w:t>
            </w:r>
            <w:r>
              <w:rPr>
                <w:rFonts w:hint="eastAsia" w:ascii="宋体" w:hAnsi="宋体" w:eastAsia="宋体" w:cs="宋体"/>
                <w:b/>
                <w:color w:val="auto"/>
                <w:sz w:val="21"/>
                <w:szCs w:val="21"/>
                <w:highlight w:val="none"/>
                <w:lang w:eastAsia="zh-CN"/>
              </w:rPr>
              <w:t>。</w:t>
            </w:r>
          </w:p>
        </w:tc>
        <w:tc>
          <w:tcPr>
            <w:tcW w:w="2009" w:type="dxa"/>
            <w:gridSpan w:val="3"/>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认真倾听同学分享，并做好笔记。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5" w:hRule="atLeast"/>
          <w:jc w:val="center"/>
        </w:trPr>
        <w:tc>
          <w:tcPr>
            <w:tcW w:w="763"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832"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3376" w:type="dxa"/>
            <w:gridSpan w:val="3"/>
            <w:vAlign w:val="center"/>
          </w:tcPr>
          <w:p>
            <w:pPr>
              <w:pStyle w:val="11"/>
              <w:pageBreakBefore w:val="0"/>
              <w:kinsoku/>
              <w:wordWrap/>
              <w:overflowPunct/>
              <w:topLinePunct w:val="0"/>
              <w:bidi w:val="0"/>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15</w:t>
            </w:r>
            <w:r>
              <w:rPr>
                <w:rFonts w:hint="eastAsia" w:ascii="宋体" w:hAnsi="宋体" w:eastAsia="宋体" w:cs="宋体"/>
                <w:color w:val="auto"/>
                <w:spacing w:val="-16"/>
                <w:sz w:val="21"/>
                <w:szCs w:val="21"/>
                <w:highlight w:val="none"/>
              </w:rPr>
              <w:t>分钟</w:t>
            </w:r>
            <w:r>
              <w:rPr>
                <w:rFonts w:hint="eastAsia" w:ascii="宋体" w:hAnsi="宋体" w:eastAsia="宋体" w:cs="宋体"/>
                <w:color w:val="auto"/>
                <w:sz w:val="21"/>
                <w:szCs w:val="21"/>
                <w:highlight w:val="none"/>
              </w:rPr>
              <w:t>）</w:t>
            </w:r>
            <w:r>
              <w:rPr>
                <w:rFonts w:hint="eastAsia" w:ascii="宋体" w:hAnsi="宋体" w:eastAsia="宋体" w:cs="宋体"/>
                <w:color w:val="auto"/>
                <w:spacing w:val="-2"/>
                <w:sz w:val="21"/>
                <w:szCs w:val="21"/>
                <w:highlight w:val="none"/>
              </w:rPr>
              <w:t>点评各小组展示</w:t>
            </w:r>
            <w:r>
              <w:rPr>
                <w:rFonts w:hint="eastAsia" w:ascii="宋体" w:hAnsi="宋体" w:eastAsia="宋体" w:cs="宋体"/>
                <w:color w:val="auto"/>
                <w:spacing w:val="2"/>
                <w:w w:val="95"/>
                <w:sz w:val="21"/>
                <w:szCs w:val="21"/>
                <w:highlight w:val="none"/>
              </w:rPr>
              <w:t>情况，完善学生的思路及想法，引导学生正确地思考教学案例，</w:t>
            </w:r>
            <w:r>
              <w:rPr>
                <w:rFonts w:hint="eastAsia" w:ascii="宋体" w:hAnsi="宋体" w:eastAsia="宋体" w:cs="宋体"/>
                <w:color w:val="auto"/>
                <w:sz w:val="21"/>
                <w:szCs w:val="21"/>
                <w:highlight w:val="none"/>
              </w:rPr>
              <w:t>同时给出专业的理解。</w:t>
            </w:r>
          </w:p>
        </w:tc>
        <w:tc>
          <w:tcPr>
            <w:tcW w:w="2540" w:type="dxa"/>
            <w:gridSpan w:val="2"/>
            <w:vAlign w:val="center"/>
          </w:tcPr>
          <w:p>
            <w:pPr>
              <w:pStyle w:val="11"/>
              <w:pageBreakBefore w:val="0"/>
              <w:kinsoku/>
              <w:wordWrap/>
              <w:overflowPunct/>
              <w:topLinePunct w:val="0"/>
              <w:bidi w:val="0"/>
              <w:spacing w:before="0" w:line="240" w:lineRule="auto"/>
              <w:ind w:left="0" w:right="0" w:firstLine="42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6"/>
                <w:sz w:val="21"/>
                <w:szCs w:val="21"/>
                <w:highlight w:val="none"/>
              </w:rPr>
              <w:t>让学生能正确</w:t>
            </w:r>
            <w:r>
              <w:rPr>
                <w:rFonts w:hint="eastAsia" w:ascii="宋体" w:hAnsi="宋体" w:eastAsia="宋体" w:cs="宋体"/>
                <w:color w:val="auto"/>
                <w:spacing w:val="12"/>
                <w:sz w:val="21"/>
                <w:szCs w:val="21"/>
                <w:highlight w:val="none"/>
              </w:rPr>
              <w:t>思考和</w:t>
            </w:r>
            <w:r>
              <w:rPr>
                <w:rFonts w:hint="eastAsia" w:ascii="宋体" w:hAnsi="宋体" w:eastAsia="宋体" w:cs="宋体"/>
                <w:color w:val="auto"/>
                <w:spacing w:val="12"/>
                <w:sz w:val="21"/>
                <w:szCs w:val="21"/>
                <w:highlight w:val="none"/>
                <w:lang w:val="en-US" w:eastAsia="zh-CN"/>
              </w:rPr>
              <w:t>描述python在数字媒体技术</w:t>
            </w:r>
            <w:r>
              <w:rPr>
                <w:rFonts w:hint="eastAsia" w:ascii="宋体" w:hAnsi="宋体" w:eastAsia="宋体" w:cs="宋体"/>
                <w:color w:val="auto"/>
                <w:spacing w:val="12"/>
                <w:sz w:val="21"/>
                <w:szCs w:val="21"/>
                <w:highlight w:val="none"/>
              </w:rPr>
              <w:t>行业</w:t>
            </w:r>
            <w:r>
              <w:rPr>
                <w:rFonts w:hint="eastAsia" w:ascii="宋体" w:hAnsi="宋体" w:eastAsia="宋体" w:cs="宋体"/>
                <w:color w:val="auto"/>
                <w:spacing w:val="12"/>
                <w:sz w:val="21"/>
                <w:szCs w:val="21"/>
                <w:highlight w:val="none"/>
                <w:lang w:val="en-US" w:eastAsia="zh-CN"/>
              </w:rPr>
              <w:t>中的应用</w:t>
            </w:r>
            <w:r>
              <w:rPr>
                <w:rFonts w:hint="eastAsia" w:ascii="宋体" w:hAnsi="宋体" w:eastAsia="宋体" w:cs="宋体"/>
                <w:color w:val="auto"/>
                <w:spacing w:val="-10"/>
                <w:sz w:val="21"/>
                <w:szCs w:val="21"/>
                <w:highlight w:val="none"/>
              </w:rPr>
              <w:t>与国家社会、经济发展</w:t>
            </w:r>
            <w:r>
              <w:rPr>
                <w:rFonts w:hint="eastAsia" w:ascii="宋体" w:hAnsi="宋体" w:eastAsia="宋体" w:cs="宋体"/>
                <w:color w:val="auto"/>
                <w:spacing w:val="-11"/>
                <w:sz w:val="21"/>
                <w:szCs w:val="21"/>
                <w:highlight w:val="none"/>
              </w:rPr>
              <w:t>的联系，提升学生的使</w:t>
            </w:r>
            <w:r>
              <w:rPr>
                <w:rFonts w:hint="eastAsia" w:ascii="宋体" w:hAnsi="宋体" w:eastAsia="宋体" w:cs="宋体"/>
                <w:color w:val="auto"/>
                <w:spacing w:val="12"/>
                <w:sz w:val="21"/>
                <w:szCs w:val="21"/>
                <w:highlight w:val="none"/>
              </w:rPr>
              <w:t>命感、责任感和自豪</w:t>
            </w:r>
            <w:r>
              <w:rPr>
                <w:rFonts w:hint="eastAsia" w:ascii="宋体" w:hAnsi="宋体" w:eastAsia="宋体" w:cs="宋体"/>
                <w:color w:val="auto"/>
                <w:sz w:val="21"/>
                <w:szCs w:val="21"/>
                <w:highlight w:val="none"/>
              </w:rPr>
              <w:t>感。</w:t>
            </w:r>
          </w:p>
        </w:tc>
        <w:tc>
          <w:tcPr>
            <w:tcW w:w="2009" w:type="dxa"/>
            <w:gridSpan w:val="3"/>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认真倾听教师讲解，并做好笔记，以备后续课程内容需要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832"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3376" w:type="dxa"/>
            <w:gridSpan w:val="3"/>
            <w:vAlign w:val="center"/>
          </w:tcPr>
          <w:p>
            <w:pPr>
              <w:pageBreakBefore w:val="0"/>
              <w:kinsoku/>
              <w:wordWrap/>
              <w:overflowPunct/>
              <w:topLinePunct w:val="0"/>
              <w:bidi w:val="0"/>
              <w:spacing w:before="0" w:line="240" w:lineRule="auto"/>
              <w:ind w:left="0" w:right="0"/>
              <w:jc w:val="left"/>
              <w:textAlignment w:val="auto"/>
              <w:rPr>
                <w:rFonts w:hint="eastAsia" w:ascii="宋体" w:hAnsi="宋体" w:eastAsia="宋体" w:cs="宋体"/>
                <w:b/>
                <w:sz w:val="21"/>
                <w:szCs w:val="21"/>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60分钟</w:t>
            </w:r>
            <w:r>
              <w:rPr>
                <w:rFonts w:hint="eastAsia" w:ascii="宋体" w:hAnsi="宋体" w:eastAsia="宋体" w:cs="宋体"/>
                <w:b/>
                <w:sz w:val="21"/>
                <w:szCs w:val="21"/>
                <w:lang w:eastAsia="zh-CN"/>
              </w:rPr>
              <w:t>）</w:t>
            </w:r>
            <w:r>
              <w:rPr>
                <w:rFonts w:hint="eastAsia" w:ascii="宋体" w:hAnsi="宋体" w:eastAsia="宋体" w:cs="宋体"/>
                <w:b/>
                <w:sz w:val="21"/>
                <w:szCs w:val="21"/>
              </w:rPr>
              <w:t>任务1 创建电商用户数据字典</w:t>
            </w:r>
          </w:p>
          <w:p>
            <w:pPr>
              <w:pStyle w:val="3"/>
              <w:pageBreakBefore w:val="0"/>
              <w:kinsoku/>
              <w:wordWrap/>
              <w:overflowPunct/>
              <w:topLinePunct w:val="0"/>
              <w:bidi w:val="0"/>
              <w:spacing w:before="0" w:line="240" w:lineRule="auto"/>
              <w:ind w:left="0" w:leftChars="0" w:right="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color w:val="auto"/>
                <w:spacing w:val="2"/>
                <w:sz w:val="21"/>
                <w:szCs w:val="21"/>
                <w:highlight w:val="none"/>
              </w:rPr>
              <w:t>（</w:t>
            </w:r>
            <w:r>
              <w:rPr>
                <w:rFonts w:hint="eastAsia" w:ascii="宋体" w:hAnsi="宋体" w:cs="宋体"/>
                <w:color w:val="auto"/>
                <w:spacing w:val="2"/>
                <w:sz w:val="21"/>
                <w:szCs w:val="21"/>
                <w:highlight w:val="none"/>
                <w:lang w:val="en-US" w:eastAsia="zh-CN"/>
              </w:rPr>
              <w:t>1</w:t>
            </w:r>
            <w:r>
              <w:rPr>
                <w:rFonts w:hint="eastAsia" w:ascii="宋体" w:hAnsi="宋体" w:eastAsia="宋体" w:cs="宋体"/>
                <w:color w:val="auto"/>
                <w:spacing w:val="2"/>
                <w:sz w:val="21"/>
                <w:szCs w:val="21"/>
                <w:highlight w:val="none"/>
                <w:lang w:val="en-US" w:eastAsia="zh-CN"/>
              </w:rPr>
              <w:t>0</w:t>
            </w:r>
            <w:r>
              <w:rPr>
                <w:rFonts w:hint="eastAsia" w:ascii="宋体" w:hAnsi="宋体" w:eastAsia="宋体" w:cs="宋体"/>
                <w:color w:val="auto"/>
                <w:spacing w:val="-13"/>
                <w:sz w:val="21"/>
                <w:szCs w:val="21"/>
                <w:highlight w:val="none"/>
              </w:rPr>
              <w:t>分钟</w:t>
            </w:r>
            <w:r>
              <w:rPr>
                <w:rFonts w:hint="eastAsia" w:ascii="宋体" w:hAnsi="宋体" w:eastAsia="宋体" w:cs="宋体"/>
                <w:color w:val="auto"/>
                <w:spacing w:val="7"/>
                <w:sz w:val="21"/>
                <w:szCs w:val="21"/>
                <w:highlight w:val="none"/>
              </w:rPr>
              <w:t>）</w:t>
            </w:r>
            <w:r>
              <w:rPr>
                <w:rFonts w:hint="eastAsia" w:ascii="宋体" w:hAnsi="宋体" w:eastAsia="宋体" w:cs="宋体"/>
                <w:b/>
                <w:sz w:val="21"/>
                <w:szCs w:val="21"/>
                <w:lang w:val="en-US" w:eastAsia="zh-CN"/>
              </w:rPr>
              <w:t>一、</w:t>
            </w:r>
            <w:r>
              <w:rPr>
                <w:rFonts w:hint="eastAsia" w:ascii="宋体" w:hAnsi="宋体" w:eastAsia="宋体" w:cs="宋体"/>
                <w:sz w:val="21"/>
                <w:szCs w:val="21"/>
                <w:lang w:val="en-US" w:eastAsia="zh-CN"/>
              </w:rPr>
              <w:t xml:space="preserve">初识字典 </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字典是键值对的无序集合。</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所谓键值对是字典中的每个元素由键和值两部分组成。键是关键字，值是与关键字相关的数据。通过键可以找到与其相关的值，而通过值无法找到与其相关的键。</w:t>
            </w:r>
          </w:p>
          <w:p>
            <w:pPr>
              <w:pStyle w:val="3"/>
              <w:pageBreakBefore w:val="0"/>
              <w:kinsoku/>
              <w:wordWrap/>
              <w:overflowPunct/>
              <w:topLinePunct w:val="0"/>
              <w:bidi w:val="0"/>
              <w:spacing w:before="0" w:line="240" w:lineRule="auto"/>
              <w:ind w:left="0" w:leftChars="0" w:right="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color w:val="auto"/>
                <w:spacing w:val="2"/>
                <w:sz w:val="21"/>
                <w:szCs w:val="21"/>
                <w:highlight w:val="none"/>
              </w:rPr>
              <w:t>（</w:t>
            </w:r>
            <w:r>
              <w:rPr>
                <w:rFonts w:hint="eastAsia" w:ascii="宋体" w:hAnsi="宋体" w:cs="宋体"/>
                <w:color w:val="auto"/>
                <w:spacing w:val="2"/>
                <w:sz w:val="21"/>
                <w:szCs w:val="21"/>
                <w:highlight w:val="none"/>
                <w:lang w:val="en-US" w:eastAsia="zh-CN"/>
              </w:rPr>
              <w:t>1</w:t>
            </w:r>
            <w:r>
              <w:rPr>
                <w:rFonts w:hint="eastAsia" w:ascii="宋体" w:hAnsi="宋体" w:eastAsia="宋体" w:cs="宋体"/>
                <w:color w:val="auto"/>
                <w:spacing w:val="2"/>
                <w:sz w:val="21"/>
                <w:szCs w:val="21"/>
                <w:highlight w:val="none"/>
                <w:lang w:val="en-US" w:eastAsia="zh-CN"/>
              </w:rPr>
              <w:t>0</w:t>
            </w:r>
            <w:r>
              <w:rPr>
                <w:rFonts w:hint="eastAsia" w:ascii="宋体" w:hAnsi="宋体" w:eastAsia="宋体" w:cs="宋体"/>
                <w:color w:val="auto"/>
                <w:spacing w:val="-13"/>
                <w:sz w:val="21"/>
                <w:szCs w:val="21"/>
                <w:highlight w:val="none"/>
              </w:rPr>
              <w:t>分钟</w:t>
            </w:r>
            <w:r>
              <w:rPr>
                <w:rFonts w:hint="eastAsia" w:ascii="宋体" w:hAnsi="宋体" w:eastAsia="宋体" w:cs="宋体"/>
                <w:color w:val="auto"/>
                <w:spacing w:val="7"/>
                <w:sz w:val="21"/>
                <w:szCs w:val="21"/>
                <w:highlight w:val="none"/>
              </w:rPr>
              <w:t>）</w:t>
            </w:r>
            <w:r>
              <w:rPr>
                <w:rFonts w:hint="eastAsia" w:ascii="宋体" w:hAnsi="宋体" w:eastAsia="宋体" w:cs="宋体"/>
                <w:sz w:val="21"/>
                <w:szCs w:val="21"/>
                <w:lang w:val="en-US" w:eastAsia="zh-CN"/>
              </w:rPr>
              <w:t>二、创建字典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创建字典有以下几种方法：</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（1）使用=将一个字典赋值给一个变量。</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（2）使用内置函数dict( )通过已有数据快速创建字典。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（3）根据给定的“键-值对”来创建字典。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（4）创建给定内容为“键”，“值”为空的字典。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（5）创建空字典。</w:t>
            </w:r>
          </w:p>
          <w:p>
            <w:pPr>
              <w:pStyle w:val="3"/>
              <w:pageBreakBefore w:val="0"/>
              <w:kinsoku/>
              <w:wordWrap/>
              <w:overflowPunct/>
              <w:topLinePunct w:val="0"/>
              <w:bidi w:val="0"/>
              <w:spacing w:before="0" w:line="240" w:lineRule="auto"/>
              <w:ind w:left="0" w:leftChars="0" w:right="0"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40</w:t>
            </w:r>
            <w:r>
              <w:rPr>
                <w:rFonts w:hint="eastAsia" w:ascii="宋体" w:hAnsi="宋体" w:eastAsia="宋体" w:cs="宋体"/>
                <w:color w:val="auto"/>
                <w:sz w:val="21"/>
                <w:szCs w:val="21"/>
                <w:highlight w:val="none"/>
              </w:rPr>
              <w:t>分钟）</w:t>
            </w:r>
            <w:r>
              <w:rPr>
                <w:rFonts w:hint="eastAsia" w:ascii="宋体" w:hAnsi="宋体" w:eastAsia="宋体" w:cs="宋体"/>
                <w:sz w:val="21"/>
                <w:szCs w:val="21"/>
                <w:lang w:val="en-US" w:eastAsia="zh-CN"/>
              </w:rPr>
              <w:t>三、实现电商用户数据字典的创建</w:t>
            </w:r>
          </w:p>
          <w:p>
            <w:pPr>
              <w:pageBreakBefore w:val="0"/>
              <w:kinsoku/>
              <w:wordWrap/>
              <w:overflowPunct/>
              <w:topLinePunct w:val="0"/>
              <w:bidi w:val="0"/>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使用=创建电商用户数据字典。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1.#创建包含多个电商用户数据的字典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2.users = {</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3.#为user1用户创建数据字典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4.'user1': {'name': '张明','age': 28,</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5.'gender': '男','email': 'zhangming@example.com',</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6.'address': '北京市海淀区'</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8.#为user1用户创建数据字典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9.'user2': {'name': '李乐','age': 32,</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10.'gender': '女','email': 'liyue@example.com',</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11.'address': '上海市浦东新区'</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14.print("多个电商用户数据字典为： ",users)</w:t>
            </w:r>
          </w:p>
        </w:tc>
        <w:tc>
          <w:tcPr>
            <w:tcW w:w="2540" w:type="dxa"/>
            <w:gridSpan w:val="2"/>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2"/>
                <w:sz w:val="21"/>
                <w:szCs w:val="21"/>
                <w:highlight w:val="none"/>
              </w:rPr>
              <w:t>激发学习热情，</w:t>
            </w:r>
            <w:r>
              <w:rPr>
                <w:rFonts w:hint="eastAsia" w:ascii="宋体" w:hAnsi="宋体" w:eastAsia="宋体" w:cs="宋体"/>
                <w:b/>
                <w:color w:val="auto"/>
                <w:spacing w:val="-11"/>
                <w:sz w:val="21"/>
                <w:szCs w:val="21"/>
                <w:highlight w:val="none"/>
              </w:rPr>
              <w:t>努</w:t>
            </w:r>
            <w:r>
              <w:rPr>
                <w:rFonts w:hint="eastAsia" w:ascii="宋体" w:hAnsi="宋体" w:eastAsia="宋体" w:cs="宋体"/>
                <w:b/>
                <w:color w:val="auto"/>
                <w:spacing w:val="-22"/>
                <w:sz w:val="21"/>
                <w:szCs w:val="21"/>
                <w:highlight w:val="none"/>
              </w:rPr>
              <w:t>力进取，</w:t>
            </w:r>
            <w:r>
              <w:rPr>
                <w:rFonts w:hint="eastAsia" w:ascii="宋体" w:hAnsi="宋体" w:eastAsia="宋体" w:cs="宋体"/>
                <w:color w:val="auto"/>
                <w:sz w:val="21"/>
                <w:szCs w:val="21"/>
                <w:highlight w:val="none"/>
              </w:rPr>
              <w:t>树立</w:t>
            </w:r>
            <w:r>
              <w:rPr>
                <w:rFonts w:hint="eastAsia" w:ascii="宋体" w:hAnsi="宋体" w:eastAsia="宋体" w:cs="宋体"/>
                <w:b/>
                <w:color w:val="auto"/>
                <w:spacing w:val="-4"/>
                <w:sz w:val="21"/>
                <w:szCs w:val="21"/>
                <w:highlight w:val="none"/>
              </w:rPr>
              <w:t>从事</w:t>
            </w:r>
            <w:r>
              <w:rPr>
                <w:rFonts w:hint="eastAsia" w:ascii="宋体" w:hAnsi="宋体" w:eastAsia="宋体" w:cs="宋体"/>
                <w:b/>
                <w:color w:val="auto"/>
                <w:spacing w:val="-4"/>
                <w:sz w:val="21"/>
                <w:szCs w:val="21"/>
                <w:highlight w:val="none"/>
                <w:lang w:val="en-US" w:eastAsia="zh-CN"/>
              </w:rPr>
              <w:t>数字媒体</w:t>
            </w:r>
            <w:r>
              <w:rPr>
                <w:rFonts w:hint="eastAsia" w:ascii="宋体" w:hAnsi="宋体" w:eastAsia="宋体" w:cs="宋体"/>
                <w:b/>
                <w:color w:val="auto"/>
                <w:spacing w:val="12"/>
                <w:w w:val="95"/>
                <w:sz w:val="21"/>
                <w:szCs w:val="21"/>
                <w:highlight w:val="none"/>
              </w:rPr>
              <w:t>的使命感和社会责任</w:t>
            </w:r>
            <w:r>
              <w:rPr>
                <w:rFonts w:hint="eastAsia" w:ascii="宋体" w:hAnsi="宋体" w:eastAsia="宋体" w:cs="宋体"/>
                <w:b/>
                <w:color w:val="auto"/>
                <w:sz w:val="21"/>
                <w:szCs w:val="21"/>
                <w:highlight w:val="none"/>
              </w:rPr>
              <w:t>感</w:t>
            </w:r>
            <w:r>
              <w:rPr>
                <w:rFonts w:hint="eastAsia" w:ascii="宋体" w:hAnsi="宋体" w:eastAsia="宋体" w:cs="宋体"/>
                <w:color w:val="auto"/>
                <w:spacing w:val="-12"/>
                <w:sz w:val="21"/>
                <w:szCs w:val="21"/>
                <w:highlight w:val="none"/>
              </w:rPr>
              <w:t>，成为实现中华民族</w:t>
            </w:r>
            <w:r>
              <w:rPr>
                <w:rFonts w:hint="eastAsia" w:ascii="宋体" w:hAnsi="宋体" w:eastAsia="宋体" w:cs="宋体"/>
                <w:color w:val="auto"/>
                <w:spacing w:val="12"/>
                <w:sz w:val="21"/>
                <w:szCs w:val="21"/>
                <w:highlight w:val="none"/>
              </w:rPr>
              <w:t>伟大复兴的中国梦的</w:t>
            </w:r>
            <w:r>
              <w:rPr>
                <w:rFonts w:hint="eastAsia" w:ascii="宋体" w:hAnsi="宋体" w:eastAsia="宋体" w:cs="宋体"/>
                <w:color w:val="auto"/>
                <w:sz w:val="21"/>
                <w:szCs w:val="21"/>
                <w:highlight w:val="none"/>
              </w:rPr>
              <w:t>建设者和可靠</w:t>
            </w:r>
            <w:r>
              <w:rPr>
                <w:rFonts w:hint="eastAsia" w:ascii="宋体" w:hAnsi="宋体" w:eastAsia="宋体" w:cs="宋体"/>
                <w:b/>
                <w:color w:val="auto"/>
                <w:sz w:val="21"/>
                <w:szCs w:val="21"/>
                <w:highlight w:val="none"/>
              </w:rPr>
              <w:t>接班人</w:t>
            </w:r>
            <w:r>
              <w:rPr>
                <w:rFonts w:hint="eastAsia" w:ascii="宋体" w:hAnsi="宋体" w:eastAsia="宋体" w:cs="宋体"/>
                <w:b/>
                <w:color w:val="auto"/>
                <w:sz w:val="21"/>
                <w:szCs w:val="21"/>
                <w:highlight w:val="none"/>
                <w:lang w:eastAsia="zh-CN"/>
              </w:rPr>
              <w:t>。</w:t>
            </w:r>
          </w:p>
        </w:tc>
        <w:tc>
          <w:tcPr>
            <w:tcW w:w="2009" w:type="dxa"/>
            <w:gridSpan w:val="3"/>
            <w:vAlign w:val="center"/>
          </w:tcPr>
          <w:p>
            <w:pPr>
              <w:pStyle w:val="11"/>
              <w:pageBreakBefore w:val="0"/>
              <w:kinsoku/>
              <w:wordWrap/>
              <w:overflowPunct/>
              <w:topLinePunct w:val="0"/>
              <w:bidi w:val="0"/>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7"/>
                <w:sz w:val="21"/>
                <w:szCs w:val="21"/>
                <w:highlight w:val="none"/>
              </w:rPr>
              <w:t>结合重点内容的讲</w:t>
            </w:r>
            <w:r>
              <w:rPr>
                <w:rFonts w:hint="eastAsia" w:ascii="宋体" w:hAnsi="宋体" w:eastAsia="宋体" w:cs="宋体"/>
                <w:color w:val="auto"/>
                <w:spacing w:val="-9"/>
                <w:sz w:val="21"/>
                <w:szCs w:val="21"/>
                <w:highlight w:val="none"/>
              </w:rPr>
              <w:t>解，讨论现代</w:t>
            </w:r>
            <w:r>
              <w:rPr>
                <w:rFonts w:hint="eastAsia" w:ascii="宋体" w:hAnsi="宋体" w:eastAsia="宋体" w:cs="宋体"/>
                <w:color w:val="auto"/>
                <w:spacing w:val="-9"/>
                <w:sz w:val="21"/>
                <w:szCs w:val="21"/>
                <w:highlight w:val="none"/>
                <w:lang w:val="en-US" w:eastAsia="zh-CN"/>
              </w:rPr>
              <w:t>数字媒体</w:t>
            </w:r>
            <w:r>
              <w:rPr>
                <w:rFonts w:hint="eastAsia" w:ascii="宋体" w:hAnsi="宋体" w:eastAsia="宋体" w:cs="宋体"/>
                <w:color w:val="auto"/>
                <w:spacing w:val="-9"/>
                <w:sz w:val="21"/>
                <w:szCs w:val="21"/>
                <w:highlight w:val="none"/>
              </w:rPr>
              <w:t>应用在</w:t>
            </w:r>
            <w:r>
              <w:rPr>
                <w:rFonts w:hint="eastAsia" w:ascii="宋体" w:hAnsi="宋体" w:eastAsia="宋体" w:cs="宋体"/>
                <w:color w:val="auto"/>
                <w:spacing w:val="13"/>
                <w:sz w:val="21"/>
                <w:szCs w:val="21"/>
                <w:highlight w:val="none"/>
              </w:rPr>
              <w:t>经济社会生活的方方面</w:t>
            </w:r>
            <w:r>
              <w:rPr>
                <w:rFonts w:hint="eastAsia" w:ascii="宋体" w:hAnsi="宋体" w:eastAsia="宋体" w:cs="宋体"/>
                <w:color w:val="auto"/>
                <w:sz w:val="21"/>
                <w:szCs w:val="21"/>
                <w:highlight w:val="none"/>
              </w:rPr>
              <w:t>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3" w:hRule="atLeast"/>
          <w:jc w:val="center"/>
        </w:trPr>
        <w:tc>
          <w:tcPr>
            <w:tcW w:w="763" w:type="dxa"/>
            <w:vMerge w:val="restart"/>
            <w:vAlign w:val="center"/>
          </w:tcPr>
          <w:p>
            <w:pPr>
              <w:pStyle w:val="11"/>
              <w:pageBreakBefore w:val="0"/>
              <w:kinsoku/>
              <w:wordWrap/>
              <w:overflowPunct/>
              <w:topLinePunct w:val="0"/>
              <w:bidi w:val="0"/>
              <w:spacing w:before="0" w:line="240" w:lineRule="auto"/>
              <w:ind w:left="0" w:right="0"/>
              <w:jc w:val="center"/>
              <w:textAlignment w:val="auto"/>
              <w:rPr>
                <w:rFonts w:ascii="Times New Roman"/>
                <w:b/>
                <w:bCs/>
                <w:color w:val="auto"/>
                <w:sz w:val="20"/>
                <w:highlight w:val="none"/>
              </w:rPr>
            </w:pPr>
            <w:r>
              <w:rPr>
                <w:b/>
                <w:color w:val="auto"/>
                <w:sz w:val="21"/>
                <w:highlight w:val="none"/>
              </w:rPr>
              <w:t>课中</w:t>
            </w:r>
          </w:p>
        </w:tc>
        <w:tc>
          <w:tcPr>
            <w:tcW w:w="832" w:type="dxa"/>
            <w:vMerge w:val="restart"/>
            <w:vAlign w:val="center"/>
          </w:tcPr>
          <w:p>
            <w:pPr>
              <w:pStyle w:val="11"/>
              <w:pageBreakBefore w:val="0"/>
              <w:kinsoku/>
              <w:wordWrap/>
              <w:overflowPunct/>
              <w:topLinePunct w:val="0"/>
              <w:bidi w:val="0"/>
              <w:spacing w:before="0" w:line="240" w:lineRule="auto"/>
              <w:ind w:left="0" w:right="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376" w:type="dxa"/>
            <w:gridSpan w:val="3"/>
            <w:vAlign w:val="center"/>
          </w:tcPr>
          <w:p>
            <w:pPr>
              <w:pageBreakBefore w:val="0"/>
              <w:kinsoku/>
              <w:wordWrap/>
              <w:overflowPunct/>
              <w:topLinePunct w:val="0"/>
              <w:bidi w:val="0"/>
              <w:spacing w:before="0" w:line="240" w:lineRule="auto"/>
              <w:ind w:left="0" w:right="0"/>
              <w:jc w:val="left"/>
              <w:textAlignment w:val="auto"/>
              <w:rPr>
                <w:rFonts w:hint="eastAsia" w:ascii="宋体" w:hAnsi="宋体" w:eastAsia="宋体" w:cs="宋体"/>
                <w:b/>
                <w:sz w:val="21"/>
                <w:szCs w:val="21"/>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60分钟</w:t>
            </w:r>
            <w:r>
              <w:rPr>
                <w:rFonts w:hint="eastAsia" w:ascii="宋体" w:hAnsi="宋体" w:eastAsia="宋体" w:cs="宋体"/>
                <w:b/>
                <w:sz w:val="21"/>
                <w:szCs w:val="21"/>
                <w:lang w:eastAsia="zh-CN"/>
              </w:rPr>
              <w:t>）</w:t>
            </w:r>
            <w:r>
              <w:rPr>
                <w:rFonts w:hint="eastAsia" w:ascii="宋体" w:hAnsi="宋体" w:eastAsia="宋体" w:cs="宋体"/>
                <w:b/>
                <w:sz w:val="21"/>
                <w:szCs w:val="21"/>
              </w:rPr>
              <w:t>任务2 提取指定电商用户数据</w:t>
            </w:r>
          </w:p>
          <w:p>
            <w:pPr>
              <w:pStyle w:val="3"/>
              <w:pageBreakBefore w:val="0"/>
              <w:widowControl w:val="0"/>
              <w:kinsoku/>
              <w:wordWrap/>
              <w:overflowPunct/>
              <w:topLinePunct w:val="0"/>
              <w:bidi w:val="0"/>
              <w:adjustRightInd/>
              <w:snapToGrid/>
              <w:spacing w:before="0" w:line="240" w:lineRule="auto"/>
              <w:ind w:left="0" w:right="0" w:firstLine="0" w:firstLineChars="0"/>
              <w:jc w:val="left"/>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sz w:val="21"/>
                <w:szCs w:val="21"/>
              </w:rPr>
              <w:t>（</w:t>
            </w:r>
            <w:r>
              <w:rPr>
                <w:rFonts w:hint="eastAsia" w:ascii="宋体" w:hAnsi="宋体" w:cs="宋体"/>
                <w:b/>
                <w:sz w:val="21"/>
                <w:szCs w:val="21"/>
                <w:lang w:val="en-US" w:eastAsia="zh-CN"/>
              </w:rPr>
              <w:t>10</w:t>
            </w:r>
            <w:r>
              <w:rPr>
                <w:rFonts w:hint="eastAsia" w:ascii="宋体" w:hAnsi="宋体" w:eastAsia="宋体" w:cs="宋体"/>
                <w:b/>
                <w:sz w:val="21"/>
                <w:szCs w:val="21"/>
                <w:lang w:val="en-US" w:eastAsia="zh-CN"/>
              </w:rPr>
              <w:t>分钟</w:t>
            </w:r>
            <w:r>
              <w:rPr>
                <w:rFonts w:hint="eastAsia" w:ascii="宋体" w:hAnsi="宋体" w:eastAsia="宋体" w:cs="宋体"/>
                <w:b/>
                <w:sz w:val="21"/>
                <w:szCs w:val="21"/>
              </w:rPr>
              <w:t>）</w:t>
            </w:r>
            <w:r>
              <w:rPr>
                <w:rFonts w:hint="eastAsia" w:ascii="宋体" w:hAnsi="宋体" w:eastAsia="宋体" w:cs="宋体"/>
                <w:b/>
                <w:bCs w:val="0"/>
                <w:kern w:val="2"/>
                <w:sz w:val="21"/>
                <w:szCs w:val="21"/>
                <w:lang w:val="en-US" w:eastAsia="zh-CN" w:bidi="ar-SA"/>
              </w:rPr>
              <w:t>一、字典元素中值的读取方法</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读取字典中元素</w:t>
            </w:r>
            <w:r>
              <w:rPr>
                <w:rFonts w:hint="eastAsia" w:ascii="宋体" w:hAnsi="宋体" w:eastAsia="宋体" w:cs="宋体"/>
                <w:sz w:val="21"/>
                <w:szCs w:val="21"/>
                <w:lang w:val="en-US" w:eastAsia="zh-CN"/>
              </w:rPr>
              <w:t>的值</w:t>
            </w:r>
            <w:r>
              <w:rPr>
                <w:rFonts w:hint="eastAsia" w:ascii="宋体" w:hAnsi="宋体" w:eastAsia="宋体" w:cs="宋体"/>
                <w:sz w:val="21"/>
                <w:szCs w:val="21"/>
              </w:rPr>
              <w:t>有以下</w:t>
            </w:r>
            <w:r>
              <w:rPr>
                <w:rFonts w:hint="eastAsia" w:ascii="宋体" w:hAnsi="宋体" w:eastAsia="宋体" w:cs="宋体"/>
                <w:sz w:val="21"/>
                <w:szCs w:val="21"/>
                <w:lang w:val="en-US" w:eastAsia="zh-CN"/>
              </w:rPr>
              <w:t>2</w:t>
            </w:r>
            <w:r>
              <w:rPr>
                <w:rFonts w:hint="eastAsia" w:ascii="宋体" w:hAnsi="宋体" w:eastAsia="宋体" w:cs="宋体"/>
                <w:sz w:val="21"/>
                <w:szCs w:val="21"/>
              </w:rPr>
              <w:t>种方法：</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（1）可以使用下标的方式来访问字典中的元素。</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字典的下标是字典的“键”，若指定的“键”不存在则抛出异常。</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（2）使用字典对象的get( )方法可获取指定“键”对应的“值”。</w:t>
            </w:r>
          </w:p>
          <w:p>
            <w:pPr>
              <w:pageBreakBefore w:val="0"/>
              <w:kinsoku/>
              <w:wordWrap/>
              <w:overflowPunct/>
              <w:topLinePunct w:val="0"/>
              <w:bidi w:val="0"/>
              <w:adjustRightInd w:val="0"/>
              <w:snapToGrid w:val="0"/>
              <w:spacing w:before="0" w:line="240" w:lineRule="auto"/>
              <w:ind w:left="0" w:right="0" w:firstLine="480"/>
              <w:jc w:val="left"/>
              <w:textAlignment w:val="auto"/>
              <w:rPr>
                <w:rFonts w:hint="eastAsia" w:ascii="宋体" w:hAnsi="宋体" w:eastAsia="宋体" w:cs="宋体"/>
                <w:sz w:val="21"/>
                <w:szCs w:val="21"/>
              </w:rPr>
            </w:pPr>
            <w:ins w:id="0" w:author="gratuitous" w:date="2025-03-04T13:31:00Z">
              <w:r>
                <w:rPr>
                  <w:rFonts w:hint="eastAsia" w:ascii="宋体" w:hAnsi="宋体" w:eastAsia="宋体" w:cs="宋体"/>
                  <w:color w:val="000000" w:themeColor="text1"/>
                  <w:sz w:val="21"/>
                  <w:szCs w:val="21"/>
                  <w:lang w:val="en-US" w:eastAsia="zh-CN"/>
                  <w14:textFill>
                    <w14:solidFill>
                      <w14:schemeClr w14:val="tx1"/>
                    </w14:solidFill>
                  </w14:textFill>
                </w:rPr>
                <w:t>当读取的</w:t>
              </w:r>
            </w:ins>
            <w:r>
              <w:rPr>
                <w:rFonts w:hint="eastAsia" w:ascii="宋体" w:hAnsi="宋体" w:eastAsia="宋体" w:cs="宋体"/>
                <w:sz w:val="21"/>
                <w:szCs w:val="21"/>
              </w:rPr>
              <w:t>“键”不存在时返回指定值，如果不指定，则默认返回None。</w:t>
            </w:r>
          </w:p>
          <w:p>
            <w:pPr>
              <w:pageBreakBefore w:val="0"/>
              <w:kinsoku/>
              <w:wordWrap/>
              <w:overflowPunct/>
              <w:topLinePunct w:val="0"/>
              <w:bidi w:val="0"/>
              <w:spacing w:before="0" w:line="240" w:lineRule="auto"/>
              <w:ind w:left="0" w:right="0"/>
              <w:jc w:val="left"/>
              <w:textAlignment w:val="auto"/>
              <w:rPr>
                <w:rFonts w:hint="eastAsia" w:ascii="宋体" w:hAnsi="宋体" w:eastAsia="宋体" w:cs="宋体"/>
                <w:b/>
                <w:sz w:val="21"/>
                <w:szCs w:val="21"/>
              </w:rPr>
            </w:pPr>
            <w:r>
              <w:rPr>
                <w:rFonts w:hint="eastAsia" w:ascii="宋体" w:hAnsi="宋体" w:eastAsia="宋体" w:cs="宋体"/>
                <w:b/>
                <w:sz w:val="21"/>
                <w:szCs w:val="21"/>
              </w:rPr>
              <w:t>（</w:t>
            </w:r>
            <w:r>
              <w:rPr>
                <w:rFonts w:hint="eastAsia" w:ascii="宋体" w:hAnsi="宋体" w:cs="宋体"/>
                <w:b/>
                <w:sz w:val="21"/>
                <w:szCs w:val="21"/>
                <w:lang w:val="en-US" w:eastAsia="zh-CN"/>
              </w:rPr>
              <w:t>10</w:t>
            </w:r>
            <w:r>
              <w:rPr>
                <w:rFonts w:hint="eastAsia" w:ascii="宋体" w:hAnsi="宋体" w:eastAsia="宋体" w:cs="宋体"/>
                <w:b/>
                <w:sz w:val="21"/>
                <w:szCs w:val="21"/>
                <w:lang w:val="en-US" w:eastAsia="zh-CN"/>
              </w:rPr>
              <w:t>分钟</w:t>
            </w:r>
            <w:r>
              <w:rPr>
                <w:rFonts w:hint="eastAsia" w:ascii="宋体" w:hAnsi="宋体" w:eastAsia="宋体" w:cs="宋体"/>
                <w:b/>
                <w:sz w:val="21"/>
                <w:szCs w:val="21"/>
              </w:rPr>
              <w:t>）二、</w:t>
            </w:r>
            <w:r>
              <w:rPr>
                <w:rFonts w:hint="eastAsia" w:ascii="宋体" w:hAnsi="宋体" w:eastAsia="宋体" w:cs="宋体"/>
                <w:b/>
                <w:sz w:val="21"/>
                <w:szCs w:val="21"/>
                <w:lang w:val="en-US" w:eastAsia="zh-CN"/>
              </w:rPr>
              <w:t>字段元素中</w:t>
            </w:r>
            <w:r>
              <w:rPr>
                <w:rFonts w:hint="eastAsia" w:ascii="宋体" w:hAnsi="宋体" w:eastAsia="宋体" w:cs="宋体"/>
                <w:b/>
                <w:sz w:val="21"/>
                <w:szCs w:val="21"/>
              </w:rPr>
              <w:t>键值对、键的列表及值的列表的读取</w:t>
            </w:r>
          </w:p>
          <w:p>
            <w:pPr>
              <w:pageBreakBefore w:val="0"/>
              <w:kinsoku/>
              <w:wordWrap/>
              <w:overflowPunct/>
              <w:topLinePunct w:val="0"/>
              <w:bidi w:val="0"/>
              <w:adjustRightInd w:val="0"/>
              <w:snapToGrid w:val="0"/>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读取字典中</w:t>
            </w:r>
            <w:r>
              <w:rPr>
                <w:rFonts w:hint="eastAsia" w:ascii="宋体" w:hAnsi="宋体" w:eastAsia="宋体" w:cs="宋体"/>
                <w:sz w:val="21"/>
                <w:szCs w:val="21"/>
                <w:lang w:val="en-US" w:eastAsia="zh-CN"/>
              </w:rPr>
              <w:t>元素内容还可以通过下方法：</w:t>
            </w:r>
          </w:p>
          <w:p>
            <w:pPr>
              <w:pageBreakBefore w:val="0"/>
              <w:kinsoku/>
              <w:wordWrap/>
              <w:overflowPunct/>
              <w:topLinePunct w:val="0"/>
              <w:bidi w:val="0"/>
              <w:adjustRightInd w:val="0"/>
              <w:snapToGrid w:val="0"/>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（1）使用字典对象的items( )方法可以返回字典的“键-值对”列表。</w:t>
            </w:r>
          </w:p>
          <w:p>
            <w:pPr>
              <w:pageBreakBefore w:val="0"/>
              <w:kinsoku/>
              <w:wordWrap/>
              <w:overflowPunct/>
              <w:topLinePunct w:val="0"/>
              <w:bidi w:val="0"/>
              <w:adjustRightInd w:val="0"/>
              <w:snapToGrid w:val="0"/>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（1）使用字典对象的keys( )方法可以返回字典的“键”列表。</w:t>
            </w:r>
          </w:p>
          <w:p>
            <w:pPr>
              <w:pageBreakBefore w:val="0"/>
              <w:kinsoku/>
              <w:wordWrap/>
              <w:overflowPunct/>
              <w:topLinePunct w:val="0"/>
              <w:bidi w:val="0"/>
              <w:adjustRightInd w:val="0"/>
              <w:snapToGrid w:val="0"/>
              <w:spacing w:before="0" w:line="240" w:lineRule="auto"/>
              <w:ind w:left="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（2）使用字典对象的values( )方法可以返回字典的“值”列表。</w:t>
            </w:r>
          </w:p>
          <w:p>
            <w:pPr>
              <w:pStyle w:val="3"/>
              <w:pageBreakBefore w:val="0"/>
              <w:kinsoku/>
              <w:wordWrap/>
              <w:overflowPunct/>
              <w:topLinePunct w:val="0"/>
              <w:bidi w:val="0"/>
              <w:spacing w:before="0" w:line="240" w:lineRule="auto"/>
              <w:ind w:left="0" w:leftChars="0" w:right="0" w:firstLine="0" w:firstLineChars="0"/>
              <w:jc w:val="left"/>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（40分</w:t>
            </w:r>
            <w:r>
              <w:rPr>
                <w:rFonts w:hint="eastAsia" w:ascii="宋体" w:hAnsi="宋体" w:cs="宋体"/>
                <w:b/>
                <w:bCs w:val="0"/>
                <w:kern w:val="2"/>
                <w:sz w:val="21"/>
                <w:szCs w:val="21"/>
                <w:lang w:val="en-US" w:eastAsia="zh-CN" w:bidi="ar-SA"/>
              </w:rPr>
              <w:t>钟</w:t>
            </w:r>
            <w:r>
              <w:rPr>
                <w:rFonts w:hint="eastAsia" w:ascii="宋体" w:hAnsi="宋体" w:eastAsia="宋体" w:cs="宋体"/>
                <w:b/>
                <w:bCs w:val="0"/>
                <w:kern w:val="2"/>
                <w:sz w:val="21"/>
                <w:szCs w:val="21"/>
                <w:lang w:val="en-US" w:eastAsia="zh-CN" w:bidi="ar-SA"/>
              </w:rPr>
              <w:t>）三、实现电商用户数据的添加与修改</w:t>
            </w:r>
          </w:p>
          <w:p>
            <w:pPr>
              <w:keepNext w:val="0"/>
              <w:keepLines w:val="0"/>
              <w:pageBreakBefore w:val="0"/>
              <w:widowControl w:val="0"/>
              <w:kinsoku/>
              <w:wordWrap/>
              <w:overflowPunct/>
              <w:topLinePunct w:val="0"/>
              <w:bidi w:val="0"/>
              <w:adjustRightInd w:val="0"/>
              <w:snapToGrid w:val="0"/>
              <w:spacing w:before="0" w:line="240" w:lineRule="auto"/>
              <w:ind w:left="0" w:right="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通过字典元素的读取方法查询电商用户数据：</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1.#根据name 查询用户信息</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2.queryname="李乐"</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3.result=0</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4.for i in users.keys():</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5.if queryname in users[i]["name"]:</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6.result+=1</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7.print("name%sage %d"%(users[i]["name"],users[i]["age"]))</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8.if result==0:</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9.print("该用户不存在")</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10.else:</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11.print("查询到%d个名为%s的用户"%(result,queryname))</w:t>
            </w:r>
          </w:p>
        </w:tc>
        <w:tc>
          <w:tcPr>
            <w:tcW w:w="254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13"/>
                <w:sz w:val="18"/>
                <w:szCs w:val="18"/>
                <w:highlight w:val="none"/>
              </w:rPr>
              <w:t>“</w:t>
            </w:r>
            <w:r>
              <w:rPr>
                <w:rFonts w:hint="eastAsia" w:ascii="宋体" w:hAnsi="宋体" w:eastAsia="宋体" w:cs="宋体"/>
                <w:color w:val="auto"/>
                <w:spacing w:val="-13"/>
                <w:sz w:val="21"/>
                <w:szCs w:val="21"/>
                <w:highlight w:val="none"/>
                <w:lang w:val="en-US" w:eastAsia="zh-CN"/>
              </w:rPr>
              <w:t>会学会用</w:t>
            </w:r>
            <w:r>
              <w:rPr>
                <w:rFonts w:hint="eastAsia" w:ascii="宋体" w:hAnsi="宋体" w:eastAsia="宋体" w:cs="宋体"/>
                <w:color w:val="auto"/>
                <w:spacing w:val="-13"/>
                <w:sz w:val="21"/>
                <w:szCs w:val="21"/>
                <w:highlight w:val="none"/>
              </w:rPr>
              <w:t>”，了</w:t>
            </w:r>
            <w:r>
              <w:rPr>
                <w:rFonts w:hint="eastAsia" w:ascii="宋体" w:hAnsi="宋体" w:eastAsia="宋体" w:cs="宋体"/>
                <w:color w:val="auto"/>
                <w:spacing w:val="12"/>
                <w:sz w:val="21"/>
                <w:szCs w:val="21"/>
                <w:highlight w:val="none"/>
              </w:rPr>
              <w:t>解</w:t>
            </w:r>
            <w:r>
              <w:rPr>
                <w:rFonts w:hint="eastAsia" w:ascii="宋体" w:hAnsi="宋体" w:eastAsia="宋体" w:cs="宋体"/>
                <w:color w:val="auto"/>
                <w:spacing w:val="12"/>
                <w:sz w:val="21"/>
                <w:szCs w:val="21"/>
                <w:highlight w:val="none"/>
                <w:lang w:val="en-US" w:eastAsia="zh-CN"/>
              </w:rPr>
              <w:t>python语法，并应用于数字媒体技术行业</w:t>
            </w:r>
            <w:r>
              <w:rPr>
                <w:rFonts w:hint="eastAsia" w:ascii="宋体" w:hAnsi="宋体" w:eastAsia="宋体" w:cs="宋体"/>
                <w:color w:val="auto"/>
                <w:spacing w:val="12"/>
                <w:sz w:val="21"/>
                <w:szCs w:val="21"/>
                <w:highlight w:val="none"/>
              </w:rPr>
              <w:t>增强学生</w:t>
            </w:r>
            <w:r>
              <w:rPr>
                <w:rFonts w:hint="eastAsia" w:ascii="宋体" w:hAnsi="宋体" w:eastAsia="宋体" w:cs="宋体"/>
                <w:color w:val="auto"/>
                <w:sz w:val="21"/>
                <w:szCs w:val="21"/>
                <w:highlight w:val="none"/>
              </w:rPr>
              <w:t>从事该行业的</w:t>
            </w:r>
            <w:r>
              <w:rPr>
                <w:rFonts w:hint="eastAsia" w:ascii="宋体" w:hAnsi="宋体" w:eastAsia="宋体" w:cs="宋体"/>
                <w:b/>
                <w:color w:val="auto"/>
                <w:sz w:val="21"/>
                <w:szCs w:val="21"/>
                <w:highlight w:val="none"/>
              </w:rPr>
              <w:t>使命感</w:t>
            </w:r>
            <w:r>
              <w:rPr>
                <w:rFonts w:hint="eastAsia" w:ascii="宋体" w:hAnsi="宋体" w:eastAsia="宋体" w:cs="宋体"/>
                <w:b/>
                <w:color w:val="auto"/>
                <w:sz w:val="21"/>
                <w:szCs w:val="21"/>
                <w:highlight w:val="none"/>
                <w:lang w:eastAsia="zh-CN"/>
              </w:rPr>
              <w:t>。</w:t>
            </w:r>
          </w:p>
        </w:tc>
        <w:tc>
          <w:tcPr>
            <w:tcW w:w="2009"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 并记录关键词。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3" w:hRule="atLeast"/>
          <w:jc w:val="center"/>
        </w:trPr>
        <w:tc>
          <w:tcPr>
            <w:tcW w:w="763"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832"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3376" w:type="dxa"/>
            <w:gridSpan w:val="3"/>
            <w:vAlign w:val="center"/>
          </w:tcPr>
          <w:p>
            <w:pPr>
              <w:pageBreakBefore w:val="0"/>
              <w:kinsoku/>
              <w:wordWrap/>
              <w:overflowPunct/>
              <w:topLinePunct w:val="0"/>
              <w:bidi w:val="0"/>
              <w:spacing w:before="0" w:line="240" w:lineRule="auto"/>
              <w:ind w:left="0" w:right="0"/>
              <w:jc w:val="left"/>
              <w:textAlignment w:val="auto"/>
              <w:rPr>
                <w:rFonts w:hint="eastAsia" w:ascii="宋体" w:hAnsi="宋体" w:eastAsia="宋体" w:cs="宋体"/>
                <w:b/>
                <w:sz w:val="21"/>
                <w:szCs w:val="21"/>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75分钟</w:t>
            </w:r>
            <w:r>
              <w:rPr>
                <w:rFonts w:hint="eastAsia" w:ascii="宋体" w:hAnsi="宋体" w:eastAsia="宋体" w:cs="宋体"/>
                <w:b/>
                <w:sz w:val="21"/>
                <w:szCs w:val="21"/>
                <w:lang w:eastAsia="zh-CN"/>
              </w:rPr>
              <w:t>）</w:t>
            </w:r>
            <w:r>
              <w:rPr>
                <w:rFonts w:hint="eastAsia" w:ascii="宋体" w:hAnsi="宋体" w:eastAsia="宋体" w:cs="宋体"/>
                <w:b/>
                <w:sz w:val="21"/>
                <w:szCs w:val="21"/>
              </w:rPr>
              <w:t>任务3 添加与修改电商用户数据</w:t>
            </w:r>
          </w:p>
          <w:p>
            <w:pPr>
              <w:pStyle w:val="3"/>
              <w:pageBreakBefore w:val="0"/>
              <w:widowControl w:val="0"/>
              <w:kinsoku/>
              <w:wordWrap/>
              <w:overflowPunct/>
              <w:topLinePunct w:val="0"/>
              <w:bidi w:val="0"/>
              <w:adjustRightInd/>
              <w:snapToGrid w:val="0"/>
              <w:spacing w:before="0" w:line="240" w:lineRule="auto"/>
              <w:ind w:left="0" w:right="0" w:firstLine="0" w:firstLineChars="0"/>
              <w:jc w:val="left"/>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w:t>
            </w:r>
            <w:r>
              <w:rPr>
                <w:rFonts w:hint="eastAsia" w:ascii="宋体" w:hAnsi="宋体" w:cs="宋体"/>
                <w:b/>
                <w:bCs w:val="0"/>
                <w:kern w:val="2"/>
                <w:sz w:val="21"/>
                <w:szCs w:val="21"/>
                <w:lang w:val="en-US" w:eastAsia="zh-CN" w:bidi="ar-SA"/>
              </w:rPr>
              <w:t>10分钟</w:t>
            </w:r>
            <w:r>
              <w:rPr>
                <w:rFonts w:hint="eastAsia" w:ascii="宋体" w:hAnsi="宋体" w:eastAsia="宋体" w:cs="宋体"/>
                <w:b/>
                <w:bCs w:val="0"/>
                <w:kern w:val="2"/>
                <w:sz w:val="21"/>
                <w:szCs w:val="21"/>
                <w:lang w:val="en-US" w:eastAsia="zh-CN" w:bidi="ar-SA"/>
              </w:rPr>
              <w:t>）一、使用下标方法添加及修改字典元素</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添加或修改字典元素可以使用下标直接赋值</w:t>
            </w:r>
            <w:r>
              <w:rPr>
                <w:rFonts w:hint="eastAsia" w:ascii="宋体" w:hAnsi="宋体" w:eastAsia="宋体" w:cs="宋体"/>
                <w:sz w:val="21"/>
                <w:szCs w:val="21"/>
                <w:lang w:eastAsia="zh-CN"/>
              </w:rPr>
              <w:t>。</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当以指定“键”为下标为字典元素赋值时，若该“键”存在，则表示修改该“键”的值；若不存在，则表示添加一个新的“键-值对”，也就是添加一个新元素。</w:t>
            </w:r>
          </w:p>
          <w:p>
            <w:pPr>
              <w:pageBreakBefore w:val="0"/>
              <w:widowControl w:val="0"/>
              <w:kinsoku/>
              <w:wordWrap/>
              <w:overflowPunct/>
              <w:topLinePunct w:val="0"/>
              <w:bidi w:val="0"/>
              <w:adjustRightInd w:val="0"/>
              <w:snapToGrid w:val="0"/>
              <w:spacing w:before="0" w:line="240" w:lineRule="auto"/>
              <w:ind w:left="0" w:right="0"/>
              <w:jc w:val="left"/>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w:t>
            </w:r>
            <w:r>
              <w:rPr>
                <w:rFonts w:hint="eastAsia" w:ascii="宋体" w:hAnsi="宋体" w:cs="宋体"/>
                <w:b/>
                <w:bCs w:val="0"/>
                <w:kern w:val="2"/>
                <w:sz w:val="21"/>
                <w:szCs w:val="21"/>
                <w:lang w:val="en-US" w:eastAsia="zh-CN" w:bidi="ar-SA"/>
              </w:rPr>
              <w:t>分钟</w:t>
            </w:r>
            <w:r>
              <w:rPr>
                <w:rFonts w:hint="eastAsia" w:ascii="宋体" w:hAnsi="宋体" w:eastAsia="宋体" w:cs="宋体"/>
                <w:b/>
                <w:bCs w:val="0"/>
                <w:kern w:val="2"/>
                <w:sz w:val="21"/>
                <w:szCs w:val="21"/>
                <w:lang w:val="en-US" w:eastAsia="zh-CN" w:bidi="ar-SA"/>
              </w:rPr>
              <w:t>）二、使用update( )方法添加及修改字典元素。</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使用字典对象的update( )方法将另一个字典的“键-值对”一次性全部添加到当前字典对象。</w:t>
            </w:r>
          </w:p>
          <w:p>
            <w:pPr>
              <w:keepNext w:val="0"/>
              <w:keepLines w:val="0"/>
              <w:pageBreakBefore w:val="0"/>
              <w:widowControl w:val="0"/>
              <w:kinsoku/>
              <w:wordWrap/>
              <w:overflowPunct/>
              <w:topLinePunct w:val="0"/>
              <w:bidi w:val="0"/>
              <w:adjustRightInd w:val="0"/>
              <w:snapToGrid w:val="0"/>
              <w:spacing w:before="0" w:line="240" w:lineRule="auto"/>
              <w:ind w:left="0" w:right="0" w:firstLine="482"/>
              <w:jc w:val="left"/>
              <w:textAlignment w:val="auto"/>
              <w:rPr>
                <w:rFonts w:hint="eastAsia" w:ascii="宋体" w:hAnsi="宋体" w:eastAsia="宋体" w:cs="宋体"/>
                <w:sz w:val="21"/>
                <w:szCs w:val="21"/>
              </w:rPr>
            </w:pPr>
            <w:r>
              <w:rPr>
                <w:rFonts w:hint="eastAsia" w:ascii="宋体" w:hAnsi="宋体" w:eastAsia="宋体" w:cs="宋体"/>
                <w:sz w:val="21"/>
                <w:szCs w:val="21"/>
              </w:rPr>
              <w:t>如果两个字典中存在相同的“键”，则以另一个字典中的“值”为准对当前字典进行更新。</w:t>
            </w:r>
          </w:p>
          <w:p>
            <w:pPr>
              <w:keepNext w:val="0"/>
              <w:keepLines w:val="0"/>
              <w:pageBreakBefore w:val="0"/>
              <w:widowControl w:val="0"/>
              <w:numPr>
                <w:ilvl w:val="0"/>
                <w:numId w:val="0"/>
              </w:numPr>
              <w:kinsoku/>
              <w:wordWrap/>
              <w:overflowPunct/>
              <w:topLinePunct w:val="0"/>
              <w:bidi w:val="0"/>
              <w:adjustRightInd/>
              <w:snapToGrid w:val="0"/>
              <w:spacing w:before="0" w:line="240" w:lineRule="auto"/>
              <w:ind w:left="0" w:leftChars="0" w:right="0"/>
              <w:jc w:val="left"/>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sz w:val="21"/>
                <w:szCs w:val="21"/>
                <w:highlight w:val="none"/>
                <w:lang w:val="en-US" w:eastAsia="zh-CN"/>
              </w:rPr>
              <w:t>（55分钟）</w:t>
            </w:r>
            <w:r>
              <w:rPr>
                <w:rFonts w:hint="eastAsia" w:ascii="宋体" w:hAnsi="宋体" w:eastAsia="宋体" w:cs="宋体"/>
                <w:b/>
                <w:bCs w:val="0"/>
                <w:kern w:val="2"/>
                <w:sz w:val="21"/>
                <w:szCs w:val="21"/>
                <w:lang w:val="en-US" w:eastAsia="zh-CN" w:bidi="ar-SA"/>
              </w:rPr>
              <w:t>三、实现电商用户数据的新增与修改</w:t>
            </w:r>
          </w:p>
          <w:p>
            <w:pPr>
              <w:keepNext w:val="0"/>
              <w:keepLines w:val="0"/>
              <w:pageBreakBefore w:val="0"/>
              <w:widowControl w:val="0"/>
              <w:numPr>
                <w:ilvl w:val="0"/>
                <w:numId w:val="0"/>
              </w:numPr>
              <w:kinsoku/>
              <w:wordWrap/>
              <w:overflowPunct/>
              <w:topLinePunct w:val="0"/>
              <w:bidi w:val="0"/>
              <w:adjustRightInd/>
              <w:snapToGrid w:val="0"/>
              <w:spacing w:before="0" w:line="240" w:lineRule="auto"/>
              <w:ind w:left="0" w:leftChars="0" w:right="0"/>
              <w:jc w:val="left"/>
              <w:textAlignment w:val="auto"/>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（40分钟）1. 新增与修改电商用户数据</w:t>
            </w:r>
          </w:p>
          <w:p>
            <w:pPr>
              <w:keepNext w:val="0"/>
              <w:keepLines w:val="0"/>
              <w:pageBreakBefore w:val="0"/>
              <w:widowControl w:val="0"/>
              <w:kinsoku/>
              <w:wordWrap/>
              <w:overflowPunct/>
              <w:topLinePunct w:val="0"/>
              <w:autoSpaceDE/>
              <w:autoSpaceDN/>
              <w:bidi w:val="0"/>
              <w:adjustRightInd w:val="0"/>
              <w:snapToGrid w:val="0"/>
              <w:spacing w:before="0" w:line="240" w:lineRule="auto"/>
              <w:ind w:left="0" w:leftChars="0" w:right="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通过update( )方法进行电商用户数据的新增，</w:t>
            </w:r>
            <w:r>
              <w:rPr>
                <w:rFonts w:hint="eastAsia" w:ascii="宋体" w:hAnsi="宋体" w:eastAsia="宋体" w:cs="宋体"/>
                <w:sz w:val="21"/>
                <w:szCs w:val="21"/>
              </w:rPr>
              <w:t>以指定“键”为下标为字典元素赋值</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进行电商用户address信息的修改。</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1.#补充user3 用户信息</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2.user3={"user3":{'name': '王正','age': 40,</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3.'gender': '男','email': 'wangzheng@example.com',</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4.'address': '天津市南开区'</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6.#添加user3信息至users 字典</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7.users.update(user3)</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8.print("user3用户数据为： ",users["user3"])</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9.#修改user3的address 信息</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10.users["user3"]["address"]="天津市津南区"</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b w:val="0"/>
                <w:bCs w:val="0"/>
                <w:sz w:val="21"/>
                <w:szCs w:val="21"/>
                <w:lang w:val="en-US" w:eastAsia="zh-CN"/>
              </w:rPr>
              <w:t>11.print("user3最新用户地址为： ",users["user3"]["address"])</w:t>
            </w:r>
          </w:p>
        </w:tc>
        <w:tc>
          <w:tcPr>
            <w:tcW w:w="254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提升学生</w:t>
            </w:r>
            <w:r>
              <w:rPr>
                <w:rFonts w:hint="eastAsia" w:ascii="宋体" w:hAnsi="宋体" w:eastAsia="宋体" w:cs="宋体"/>
                <w:color w:val="auto"/>
                <w:sz w:val="21"/>
                <w:szCs w:val="21"/>
                <w:highlight w:val="none"/>
                <w:lang w:val="en-US" w:eastAsia="zh-CN"/>
              </w:rPr>
              <w:t>对数字媒体技术</w:t>
            </w:r>
            <w:r>
              <w:rPr>
                <w:rFonts w:hint="eastAsia" w:ascii="宋体" w:hAnsi="宋体" w:eastAsia="宋体" w:cs="宋体"/>
                <w:color w:val="auto"/>
                <w:sz w:val="21"/>
                <w:szCs w:val="21"/>
                <w:highlight w:val="none"/>
              </w:rPr>
              <w:t>职业认同感</w:t>
            </w:r>
            <w:r>
              <w:rPr>
                <w:rFonts w:hint="eastAsia" w:ascii="宋体" w:hAnsi="宋体" w:eastAsia="宋体" w:cs="宋体"/>
                <w:color w:val="auto"/>
                <w:sz w:val="21"/>
                <w:szCs w:val="21"/>
                <w:highlight w:val="none"/>
                <w:lang w:eastAsia="zh-CN"/>
              </w:rPr>
              <w:t>。</w:t>
            </w:r>
          </w:p>
        </w:tc>
        <w:tc>
          <w:tcPr>
            <w:tcW w:w="2009"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认真倾听教师讲解，认真思考，触类旁通，能举出更多的例子。</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spacing w:val="-10"/>
                <w:sz w:val="21"/>
                <w:szCs w:val="21"/>
                <w:highlight w:val="none"/>
              </w:rPr>
              <w:t>参与教学互动：你能</w:t>
            </w:r>
            <w:r>
              <w:rPr>
                <w:rFonts w:hint="eastAsia" w:ascii="宋体" w:hAnsi="宋体" w:eastAsia="宋体" w:cs="宋体"/>
                <w:b/>
                <w:color w:val="auto"/>
                <w:spacing w:val="13"/>
                <w:w w:val="95"/>
                <w:sz w:val="21"/>
                <w:szCs w:val="21"/>
                <w:highlight w:val="none"/>
              </w:rPr>
              <w:t>举出更多的字典创建、查询、添加与修改</w:t>
            </w:r>
            <w:r>
              <w:rPr>
                <w:rFonts w:hint="eastAsia" w:ascii="宋体" w:hAnsi="宋体" w:eastAsia="宋体" w:cs="宋体"/>
                <w:b/>
                <w:color w:val="auto"/>
                <w:spacing w:val="13"/>
                <w:w w:val="95"/>
                <w:sz w:val="21"/>
                <w:szCs w:val="21"/>
                <w:highlight w:val="none"/>
                <w:lang w:val="en-US" w:eastAsia="zh-CN"/>
              </w:rPr>
              <w:t>在数字媒体技术行业中的</w:t>
            </w:r>
            <w:r>
              <w:rPr>
                <w:rFonts w:hint="eastAsia" w:ascii="宋体" w:hAnsi="宋体" w:eastAsia="宋体" w:cs="宋体"/>
                <w:b/>
                <w:color w:val="auto"/>
                <w:spacing w:val="13"/>
                <w:w w:val="95"/>
                <w:sz w:val="21"/>
                <w:szCs w:val="21"/>
                <w:highlight w:val="none"/>
              </w:rPr>
              <w:t>实践</w:t>
            </w:r>
            <w:r>
              <w:rPr>
                <w:rFonts w:hint="eastAsia" w:ascii="宋体" w:hAnsi="宋体" w:eastAsia="宋体" w:cs="宋体"/>
                <w:b/>
                <w:color w:val="auto"/>
                <w:spacing w:val="13"/>
                <w:w w:val="95"/>
                <w:sz w:val="21"/>
                <w:szCs w:val="21"/>
                <w:highlight w:val="none"/>
                <w:lang w:val="en-US" w:eastAsia="zh-CN"/>
              </w:rPr>
              <w:t>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832"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3376" w:type="dxa"/>
            <w:gridSpan w:val="3"/>
            <w:vAlign w:val="center"/>
          </w:tcPr>
          <w:p>
            <w:pPr>
              <w:keepNext w:val="0"/>
              <w:keepLines w:val="0"/>
              <w:pageBreakBefore w:val="0"/>
              <w:widowControl w:val="0"/>
              <w:numPr>
                <w:ilvl w:val="0"/>
                <w:numId w:val="0"/>
              </w:numPr>
              <w:kinsoku/>
              <w:wordWrap/>
              <w:overflowPunct/>
              <w:topLinePunct w:val="0"/>
              <w:bidi w:val="0"/>
              <w:adjustRightInd/>
              <w:snapToGrid w:val="0"/>
              <w:spacing w:before="0" w:line="240" w:lineRule="auto"/>
              <w:ind w:left="0" w:leftChars="0" w:right="0"/>
              <w:jc w:val="left"/>
              <w:textAlignment w:val="auto"/>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（15分钟）2. 任务整合</w:t>
            </w:r>
          </w:p>
          <w:p>
            <w:pPr>
              <w:keepNext w:val="0"/>
              <w:keepLines w:val="0"/>
              <w:pageBreakBefore w:val="0"/>
              <w:widowControl w:val="0"/>
              <w:kinsoku/>
              <w:wordWrap/>
              <w:overflowPunct/>
              <w:topLinePunct w:val="0"/>
              <w:bidi w:val="0"/>
              <w:adjustRightInd/>
              <w:snapToGrid/>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lang w:val="en-US" w:eastAsia="zh-CN"/>
              </w:rPr>
              <w:t>总结任务1、任务2、任务3的实现内容，将各个任务的代码进行整合一下及调整，让其变成一个更加完整的电商用户数据管理系统。</w:t>
            </w:r>
          </w:p>
        </w:tc>
        <w:tc>
          <w:tcPr>
            <w:tcW w:w="254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6"/>
                <w:sz w:val="21"/>
                <w:szCs w:val="21"/>
                <w:highlight w:val="none"/>
              </w:rPr>
              <w:t>明确学生将要从</w:t>
            </w:r>
            <w:r>
              <w:rPr>
                <w:rFonts w:hint="eastAsia" w:ascii="宋体" w:hAnsi="宋体" w:eastAsia="宋体" w:cs="宋体"/>
                <w:color w:val="auto"/>
                <w:spacing w:val="-10"/>
                <w:sz w:val="21"/>
                <w:szCs w:val="21"/>
                <w:highlight w:val="none"/>
              </w:rPr>
              <w:t>事的是</w:t>
            </w:r>
            <w:r>
              <w:rPr>
                <w:rFonts w:hint="eastAsia" w:ascii="宋体" w:hAnsi="宋体" w:eastAsia="宋体" w:cs="宋体"/>
                <w:color w:val="auto"/>
                <w:spacing w:val="-10"/>
                <w:sz w:val="21"/>
                <w:szCs w:val="21"/>
                <w:highlight w:val="none"/>
                <w:lang w:val="en-US" w:eastAsia="zh-CN"/>
              </w:rPr>
              <w:t>现代数字媒体技术并学会用代码编程提高效率</w:t>
            </w:r>
            <w:r>
              <w:rPr>
                <w:rFonts w:hint="eastAsia" w:ascii="宋体" w:hAnsi="宋体" w:eastAsia="宋体" w:cs="宋体"/>
                <w:color w:val="auto"/>
                <w:spacing w:val="-10"/>
                <w:sz w:val="21"/>
                <w:szCs w:val="21"/>
                <w:highlight w:val="none"/>
              </w:rPr>
              <w:t>，不是</w:t>
            </w:r>
            <w:r>
              <w:rPr>
                <w:rFonts w:hint="eastAsia" w:ascii="宋体" w:hAnsi="宋体" w:eastAsia="宋体" w:cs="宋体"/>
                <w:color w:val="auto"/>
                <w:spacing w:val="-10"/>
                <w:sz w:val="21"/>
                <w:szCs w:val="21"/>
                <w:highlight w:val="none"/>
                <w:lang w:val="en-US" w:eastAsia="zh-CN"/>
              </w:rPr>
              <w:t>摄影师</w:t>
            </w:r>
            <w:r>
              <w:rPr>
                <w:rFonts w:hint="eastAsia" w:ascii="宋体" w:hAnsi="宋体" w:eastAsia="宋体" w:cs="宋体"/>
                <w:color w:val="auto"/>
                <w:spacing w:val="-12"/>
                <w:sz w:val="21"/>
                <w:szCs w:val="21"/>
                <w:highlight w:val="none"/>
              </w:rPr>
              <w:t>，培养学生</w:t>
            </w:r>
            <w:r>
              <w:rPr>
                <w:rFonts w:hint="eastAsia" w:ascii="宋体" w:hAnsi="宋体" w:eastAsia="宋体" w:cs="宋体"/>
                <w:b/>
                <w:color w:val="auto"/>
                <w:spacing w:val="-5"/>
                <w:sz w:val="21"/>
                <w:szCs w:val="21"/>
                <w:highlight w:val="none"/>
              </w:rPr>
              <w:t>自豪</w:t>
            </w:r>
            <w:r>
              <w:rPr>
                <w:rFonts w:hint="eastAsia" w:ascii="宋体" w:hAnsi="宋体" w:eastAsia="宋体" w:cs="宋体"/>
                <w:b/>
                <w:color w:val="auto"/>
                <w:sz w:val="21"/>
                <w:szCs w:val="21"/>
                <w:highlight w:val="none"/>
              </w:rPr>
              <w:t>感和责任感</w:t>
            </w:r>
            <w:r>
              <w:rPr>
                <w:rFonts w:hint="eastAsia" w:ascii="宋体" w:hAnsi="宋体" w:eastAsia="宋体" w:cs="宋体"/>
                <w:b/>
                <w:color w:val="auto"/>
                <w:sz w:val="21"/>
                <w:szCs w:val="21"/>
                <w:highlight w:val="none"/>
                <w:lang w:eastAsia="zh-CN"/>
              </w:rPr>
              <w:t>。</w:t>
            </w:r>
          </w:p>
        </w:tc>
        <w:tc>
          <w:tcPr>
            <w:tcW w:w="2009"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7" w:hRule="atLeast"/>
          <w:jc w:val="center"/>
        </w:trPr>
        <w:tc>
          <w:tcPr>
            <w:tcW w:w="763" w:type="dxa"/>
            <w:vMerge w:val="continue"/>
            <w:tcBorders>
              <w:top w:val="nil"/>
            </w:tcBorders>
          </w:tcPr>
          <w:p>
            <w:pPr>
              <w:pageBreakBefore w:val="0"/>
              <w:kinsoku/>
              <w:wordWrap/>
              <w:overflowPunct/>
              <w:topLinePunct w:val="0"/>
              <w:bidi w:val="0"/>
              <w:spacing w:before="0" w:line="240" w:lineRule="auto"/>
              <w:ind w:left="0" w:right="0"/>
              <w:textAlignment w:val="auto"/>
              <w:rPr>
                <w:color w:val="auto"/>
                <w:sz w:val="2"/>
                <w:szCs w:val="2"/>
                <w:highlight w:val="none"/>
              </w:rPr>
            </w:pPr>
          </w:p>
        </w:tc>
        <w:tc>
          <w:tcPr>
            <w:tcW w:w="832" w:type="dxa"/>
            <w:vAlign w:val="center"/>
          </w:tcPr>
          <w:p>
            <w:pPr>
              <w:pStyle w:val="11"/>
              <w:pageBreakBefore w:val="0"/>
              <w:kinsoku/>
              <w:wordWrap/>
              <w:overflowPunct/>
              <w:topLinePunct w:val="0"/>
              <w:bidi w:val="0"/>
              <w:spacing w:before="0" w:line="240" w:lineRule="auto"/>
              <w:ind w:left="0" w:leftChars="0" w:right="0" w:firstLine="0" w:firstLineChars="0"/>
              <w:jc w:val="center"/>
              <w:textAlignment w:val="auto"/>
              <w:rPr>
                <w:b/>
                <w:color w:val="auto"/>
                <w:sz w:val="21"/>
                <w:highlight w:val="none"/>
              </w:rPr>
            </w:pPr>
            <w:r>
              <w:rPr>
                <w:b/>
                <w:color w:val="auto"/>
                <w:sz w:val="21"/>
                <w:highlight w:val="none"/>
              </w:rPr>
              <w:t>小结</w:t>
            </w:r>
          </w:p>
        </w:tc>
        <w:tc>
          <w:tcPr>
            <w:tcW w:w="3376"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分钟）对本次课程内容</w:t>
            </w:r>
            <w:r>
              <w:rPr>
                <w:rFonts w:hint="eastAsia" w:ascii="宋体" w:hAnsi="宋体" w:eastAsia="宋体" w:cs="宋体"/>
                <w:color w:val="auto"/>
                <w:w w:val="95"/>
                <w:sz w:val="21"/>
                <w:szCs w:val="21"/>
                <w:highlight w:val="none"/>
              </w:rPr>
              <w:t>进行总结，鼓励学生将个人发展</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与祖国发展紧密结合。</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课堂小结内容：</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1.掌握 Python 字典核心特性及创建、取值、增改等常用方法；</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2.完成电商用户数据字典的创建、查询、新增与修改实操；</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000000"/>
                <w:sz w:val="21"/>
                <w:szCs w:val="21"/>
                <w:lang w:val="en-US" w:eastAsia="zh-CN"/>
              </w:rPr>
              <w:t>3.整合代码形成简易电商用户数据管理流程，夯实数据结构应用基础。</w:t>
            </w:r>
          </w:p>
        </w:tc>
        <w:tc>
          <w:tcPr>
            <w:tcW w:w="2540"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p>
        </w:tc>
        <w:tc>
          <w:tcPr>
            <w:tcW w:w="2009"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记录老师的点评，思考改进的方法</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center"/>
              <w:textAlignment w:val="auto"/>
              <w:rPr>
                <w:b/>
                <w:color w:val="auto"/>
                <w:sz w:val="21"/>
                <w:highlight w:val="none"/>
              </w:rPr>
            </w:pPr>
            <w:r>
              <w:rPr>
                <w:b/>
                <w:color w:val="auto"/>
                <w:sz w:val="21"/>
                <w:highlight w:val="none"/>
              </w:rPr>
              <w:t>课后作业</w:t>
            </w:r>
          </w:p>
        </w:tc>
        <w:tc>
          <w:tcPr>
            <w:tcW w:w="7925" w:type="dxa"/>
            <w:gridSpan w:val="8"/>
            <w:vAlign w:val="center"/>
          </w:tcPr>
          <w:p>
            <w:pPr>
              <w:pStyle w:val="11"/>
              <w:pageBreakBefore w:val="0"/>
              <w:kinsoku/>
              <w:wordWrap/>
              <w:overflowPunct/>
              <w:topLinePunct w:val="0"/>
              <w:bidi w:val="0"/>
              <w:spacing w:before="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bidi="zh-CN"/>
              </w:rPr>
              <w:t>完成课后习题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jc w:val="center"/>
        </w:trPr>
        <w:tc>
          <w:tcPr>
            <w:tcW w:w="1595" w:type="dxa"/>
            <w:gridSpan w:val="2"/>
            <w:vAlign w:val="center"/>
          </w:tcPr>
          <w:p>
            <w:pPr>
              <w:pStyle w:val="11"/>
              <w:pageBreakBefore w:val="0"/>
              <w:kinsoku/>
              <w:wordWrap/>
              <w:overflowPunct/>
              <w:topLinePunct w:val="0"/>
              <w:bidi w:val="0"/>
              <w:spacing w:before="0" w:line="240" w:lineRule="auto"/>
              <w:ind w:left="0" w:leftChars="0" w:right="0" w:firstLine="0" w:firstLineChars="0"/>
              <w:jc w:val="center"/>
              <w:textAlignment w:val="auto"/>
              <w:rPr>
                <w:b/>
                <w:color w:val="auto"/>
                <w:sz w:val="21"/>
                <w:highlight w:val="none"/>
              </w:rPr>
            </w:pPr>
            <w:r>
              <w:rPr>
                <w:b/>
                <w:color w:val="auto"/>
                <w:sz w:val="21"/>
                <w:highlight w:val="none"/>
              </w:rPr>
              <w:t>教学反思</w:t>
            </w:r>
          </w:p>
        </w:tc>
        <w:tc>
          <w:tcPr>
            <w:tcW w:w="7925" w:type="dxa"/>
            <w:gridSpan w:val="8"/>
          </w:tcPr>
          <w:p>
            <w:pPr>
              <w:pStyle w:val="11"/>
              <w:pageBreakBefore w:val="0"/>
              <w:kinsoku/>
              <w:wordWrap/>
              <w:overflowPunct/>
              <w:topLinePunct w:val="0"/>
              <w:bidi w:val="0"/>
              <w:spacing w:before="0" w:line="240" w:lineRule="auto"/>
              <w:ind w:left="0" w:right="0"/>
              <w:textAlignment w:val="auto"/>
              <w:rPr>
                <w:rFonts w:hint="eastAsia" w:ascii="Times New Roman" w:eastAsia="仿宋_GB2312"/>
                <w:color w:val="auto"/>
                <w:sz w:val="20"/>
                <w:highlight w:val="none"/>
                <w:lang w:eastAsia="zh-CN"/>
              </w:rPr>
            </w:pPr>
            <w:r>
              <w:rPr>
                <w:rFonts w:hint="eastAsia" w:ascii="Times New Roman"/>
                <w:color w:val="auto"/>
                <w:sz w:val="20"/>
                <w:highlight w:val="none"/>
                <w:lang w:eastAsia="zh-CN"/>
              </w:rPr>
              <w:t>针对字典的学习和实操，由于之前对于信息的存储大多是由列表完成，并且对于字典的接触较少，还是应该给学生讲细一些，特别是嵌套那块。也应该在前面的章节中就穿插使用字典存储，让学生接受程度更高。</w:t>
            </w:r>
          </w:p>
        </w:tc>
      </w:tr>
    </w:tbl>
    <w:p>
      <w:pPr>
        <w:pStyle w:val="11"/>
        <w:keepNext w:val="0"/>
        <w:keepLines w:val="0"/>
        <w:pageBreakBefore w:val="0"/>
        <w:suppressLineNumbers w:val="0"/>
        <w:kinsoku/>
        <w:wordWrap/>
        <w:overflowPunct/>
        <w:topLinePunct w:val="0"/>
        <w:bidi w:val="0"/>
        <w:spacing w:before="0" w:beforeAutospacing="0" w:afterAutospacing="0" w:line="240" w:lineRule="auto"/>
        <w:ind w:left="0" w:right="0"/>
        <w:jc w:val="both"/>
        <w:textAlignment w:val="auto"/>
        <w:rPr>
          <w:rFonts w:hint="default"/>
          <w:b/>
          <w:color w:val="auto"/>
          <w:w w:val="95"/>
          <w:sz w:val="21"/>
          <w:highlight w:val="none"/>
        </w:rPr>
        <w:sectPr>
          <w:footerReference r:id="rId4" w:type="default"/>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1"/>
        <w:gridCol w:w="1347"/>
        <w:gridCol w:w="3974"/>
        <w:gridCol w:w="1199"/>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right="0"/>
              <w:jc w:val="center"/>
              <w:textAlignment w:val="auto"/>
              <w:rPr>
                <w:rFonts w:hint="default"/>
                <w:b/>
                <w:color w:val="auto"/>
                <w:sz w:val="21"/>
                <w:highlight w:val="none"/>
              </w:rPr>
            </w:pPr>
            <w:r>
              <w:rPr>
                <w:rFonts w:hint="default"/>
                <w:b/>
                <w:color w:val="auto"/>
                <w:w w:val="95"/>
                <w:sz w:val="21"/>
                <w:highlight w:val="none"/>
              </w:rPr>
              <w:t>课题（章节）</w:t>
            </w:r>
          </w:p>
        </w:tc>
        <w:tc>
          <w:tcPr>
            <w:tcW w:w="5321"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eastAsia" w:ascii="宋体" w:hAnsi="宋体" w:eastAsia="宋体" w:cs="宋体"/>
                <w:color w:val="auto"/>
                <w:sz w:val="21"/>
                <w:highlight w:val="none"/>
                <w:lang w:val="en-US" w:eastAsia="zh-CN"/>
              </w:rPr>
              <w:t>项目七</w:t>
            </w:r>
            <w:r>
              <w:rPr>
                <w:rFonts w:hint="eastAsia" w:ascii="宋体" w:hAnsi="宋体" w:eastAsia="宋体" w:cs="宋体"/>
                <w:color w:val="auto"/>
                <w:sz w:val="21"/>
                <w:highlight w:val="none"/>
              </w:rPr>
              <w:t>：</w:t>
            </w:r>
            <w:r>
              <w:rPr>
                <w:rFonts w:hint="eastAsia" w:ascii="宋体" w:hAnsi="宋体" w:eastAsia="宋体" w:cs="宋体"/>
                <w:color w:val="auto"/>
                <w:sz w:val="21"/>
                <w:highlight w:val="none"/>
                <w:lang w:val="en-US" w:eastAsia="zh-CN"/>
              </w:rPr>
              <w:t>文件加解密系统</w:t>
            </w:r>
          </w:p>
        </w:tc>
        <w:tc>
          <w:tcPr>
            <w:tcW w:w="1199"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right="0"/>
              <w:jc w:val="center"/>
              <w:textAlignment w:val="auto"/>
              <w:rPr>
                <w:rFonts w:hint="default"/>
                <w:b/>
                <w:color w:val="auto"/>
                <w:sz w:val="21"/>
                <w:highlight w:val="none"/>
              </w:rPr>
            </w:pPr>
            <w:r>
              <w:rPr>
                <w:rFonts w:hint="default"/>
                <w:b/>
                <w:color w:val="auto"/>
                <w:sz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highlight w:val="none"/>
                <w:lang w:val="en-US" w:eastAsia="zh-CN"/>
              </w:rPr>
            </w:pPr>
            <w:r>
              <w:rPr>
                <w:rFonts w:hint="eastAsia" w:ascii="宋体" w:hAnsi="宋体" w:eastAsia="宋体" w:cs="宋体"/>
                <w:color w:val="auto"/>
                <w:sz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3" w:hRule="atLeast"/>
          <w:jc w:val="center"/>
        </w:trPr>
        <w:tc>
          <w:tcPr>
            <w:tcW w:w="1681" w:type="dxa"/>
            <w:vMerge w:val="restart"/>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sz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知识能力</w:t>
            </w:r>
          </w:p>
        </w:tc>
        <w:tc>
          <w:tcPr>
            <w:tcW w:w="6250"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eastAsia" w:ascii="宋体" w:hAnsi="宋体" w:eastAsia="宋体" w:cs="宋体"/>
                <w:color w:val="auto"/>
                <w:sz w:val="21"/>
                <w:highlight w:val="none"/>
                <w:lang w:val="en-US" w:eastAsia="zh-CN"/>
              </w:rPr>
            </w:pPr>
            <w:r>
              <w:rPr>
                <w:rFonts w:hint="default" w:ascii="宋体" w:hAnsi="宋体" w:eastAsia="宋体" w:cs="宋体"/>
                <w:color w:val="auto"/>
                <w:sz w:val="21"/>
                <w:highlight w:val="none"/>
                <w:lang w:val="en-US" w:eastAsia="zh-CN"/>
              </w:rPr>
              <w:t>学生对数字媒体行业及数字媒体应用技术发展认知不清，对 Python 在数字媒体领域的应用场景和行业未来发展方向不明确，不能结合行业发展及 Python 技术应用趋势思考和确定个人职业规划。</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jc w:val="center"/>
        </w:trPr>
        <w:tc>
          <w:tcPr>
            <w:tcW w:w="1681" w:type="dxa"/>
            <w:vMerge w:val="continue"/>
            <w:tcBorders>
              <w:top w:val="nil"/>
            </w:tcBorders>
          </w:tcPr>
          <w:p>
            <w:pPr>
              <w:keepNext w:val="0"/>
              <w:keepLines w:val="0"/>
              <w:pageBreakBefore w:val="0"/>
              <w:suppressLineNumbers w:val="0"/>
              <w:kinsoku/>
              <w:wordWrap/>
              <w:overflowPunct/>
              <w:topLinePunct w:val="0"/>
              <w:bidi w:val="0"/>
              <w:spacing w:before="0" w:beforeAutospacing="0" w:afterAutospacing="0" w:line="240" w:lineRule="auto"/>
              <w:ind w:left="0" w:right="0"/>
              <w:jc w:val="both"/>
              <w:textAlignment w:val="auto"/>
              <w:rPr>
                <w:rFonts w:hint="default"/>
                <w:color w:val="auto"/>
                <w:sz w:val="2"/>
                <w:szCs w:val="2"/>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思想政治</w:t>
            </w:r>
          </w:p>
        </w:tc>
        <w:tc>
          <w:tcPr>
            <w:tcW w:w="6250"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default" w:ascii="宋体" w:hAnsi="宋体" w:eastAsia="宋体" w:cs="宋体"/>
                <w:color w:val="auto"/>
                <w:sz w:val="21"/>
                <w:highlight w:val="none"/>
                <w:lang w:val="en-US" w:eastAsia="zh-CN"/>
              </w:rPr>
            </w:pPr>
            <w:r>
              <w:rPr>
                <w:rFonts w:hint="default" w:ascii="宋体" w:hAnsi="宋体" w:eastAsia="宋体" w:cs="宋体"/>
                <w:color w:val="auto"/>
                <w:sz w:val="21"/>
                <w:highlight w:val="none"/>
                <w:lang w:val="en-US" w:eastAsia="zh-CN"/>
              </w:rPr>
              <w:t>学生未能把数字媒体行业、数字媒体应用技术（含 Python 编程应用）与国家社会、经济发展联系起来，无法想象和理解数字媒体应用技术专业（尤其是 Python 技能）在数字经济、文化传播、社会服务等领域的重要性。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jc w:val="center"/>
        </w:trPr>
        <w:tc>
          <w:tcPr>
            <w:tcW w:w="1681" w:type="dxa"/>
            <w:vMerge w:val="restart"/>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sz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b/>
                <w:color w:val="auto"/>
                <w:sz w:val="21"/>
                <w:szCs w:val="21"/>
                <w:highlight w:val="none"/>
              </w:rPr>
            </w:pPr>
            <w:r>
              <w:rPr>
                <w:rFonts w:hint="default"/>
                <w:b/>
                <w:color w:val="auto"/>
                <w:w w:val="95"/>
                <w:sz w:val="21"/>
                <w:szCs w:val="21"/>
                <w:highlight w:val="none"/>
              </w:rPr>
              <w:t>知识目标</w:t>
            </w:r>
          </w:p>
        </w:tc>
        <w:tc>
          <w:tcPr>
            <w:tcW w:w="6250" w:type="dxa"/>
            <w:gridSpan w:val="3"/>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掌握文件的操作方法。掌握常用的位运算类型。掌握函数的基本使用。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5" w:hRule="atLeast"/>
          <w:jc w:val="center"/>
        </w:trPr>
        <w:tc>
          <w:tcPr>
            <w:tcW w:w="1681" w:type="dxa"/>
            <w:vMerge w:val="continue"/>
            <w:tcBorders>
              <w:top w:val="nil"/>
            </w:tcBorders>
          </w:tcPr>
          <w:p>
            <w:pPr>
              <w:keepNext w:val="0"/>
              <w:keepLines w:val="0"/>
              <w:pageBreakBefore w:val="0"/>
              <w:suppressLineNumbers w:val="0"/>
              <w:kinsoku/>
              <w:wordWrap/>
              <w:overflowPunct/>
              <w:topLinePunct w:val="0"/>
              <w:bidi w:val="0"/>
              <w:spacing w:before="0" w:beforeAutospacing="0" w:afterAutospacing="0" w:line="240" w:lineRule="auto"/>
              <w:ind w:left="0" w:right="0"/>
              <w:jc w:val="both"/>
              <w:textAlignment w:val="auto"/>
              <w:rPr>
                <w:rFonts w:hint="default"/>
                <w:color w:val="auto"/>
                <w:sz w:val="2"/>
                <w:szCs w:val="2"/>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b/>
                <w:color w:val="auto"/>
                <w:sz w:val="21"/>
                <w:szCs w:val="21"/>
                <w:highlight w:val="none"/>
              </w:rPr>
            </w:pPr>
            <w:r>
              <w:rPr>
                <w:rFonts w:hint="default"/>
                <w:b/>
                <w:color w:val="auto"/>
                <w:sz w:val="21"/>
                <w:szCs w:val="21"/>
                <w:highlight w:val="none"/>
              </w:rPr>
              <w:t>能力目标</w:t>
            </w:r>
          </w:p>
        </w:tc>
        <w:tc>
          <w:tcPr>
            <w:tcW w:w="6250" w:type="dxa"/>
            <w:gridSpan w:val="3"/>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能够对文件进行读写操作。能够进行位运算操作。能够定义及调用函数。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jc w:val="center"/>
        </w:trPr>
        <w:tc>
          <w:tcPr>
            <w:tcW w:w="1681" w:type="dxa"/>
            <w:vMerge w:val="continue"/>
            <w:tcBorders>
              <w:top w:val="nil"/>
            </w:tcBorders>
          </w:tcPr>
          <w:p>
            <w:pPr>
              <w:keepNext w:val="0"/>
              <w:keepLines w:val="0"/>
              <w:pageBreakBefore w:val="0"/>
              <w:suppressLineNumbers w:val="0"/>
              <w:kinsoku/>
              <w:wordWrap/>
              <w:overflowPunct/>
              <w:topLinePunct w:val="0"/>
              <w:bidi w:val="0"/>
              <w:spacing w:before="0" w:beforeAutospacing="0" w:afterAutospacing="0" w:line="240" w:lineRule="auto"/>
              <w:ind w:left="0" w:right="0"/>
              <w:jc w:val="both"/>
              <w:textAlignment w:val="auto"/>
              <w:rPr>
                <w:rFonts w:hint="default"/>
                <w:color w:val="auto"/>
                <w:sz w:val="2"/>
                <w:szCs w:val="2"/>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b/>
                <w:color w:val="auto"/>
                <w:sz w:val="21"/>
                <w:szCs w:val="21"/>
                <w:highlight w:val="none"/>
              </w:rPr>
            </w:pPr>
            <w:r>
              <w:rPr>
                <w:rFonts w:hint="default"/>
                <w:b/>
                <w:color w:val="auto"/>
                <w:sz w:val="21"/>
                <w:szCs w:val="21"/>
                <w:highlight w:val="none"/>
              </w:rPr>
              <w:t>思政目标</w:t>
            </w:r>
          </w:p>
        </w:tc>
        <w:tc>
          <w:tcPr>
            <w:tcW w:w="6250" w:type="dxa"/>
            <w:gridSpan w:val="3"/>
            <w:shd w:val="clear" w:color="auto" w:fill="auto"/>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left"/>
              <w:textAlignment w:val="auto"/>
              <w:rPr>
                <w:rFonts w:hint="default" w:ascii="宋体" w:hAnsi="宋体" w:eastAsia="宋体" w:cs="宋体"/>
                <w:color w:val="auto"/>
                <w:sz w:val="21"/>
                <w:highlight w:val="none"/>
                <w:lang w:val="en-US" w:eastAsia="en-US"/>
              </w:rPr>
            </w:pPr>
            <w:r>
              <w:rPr>
                <w:rFonts w:hint="eastAsia" w:ascii="宋体" w:hAnsi="宋体" w:eastAsia="宋体" w:cs="宋体"/>
                <w:color w:val="auto"/>
                <w:sz w:val="21"/>
                <w:highlight w:val="none"/>
                <w:lang w:val="zh-CN" w:eastAsia="zh-CN"/>
              </w:rPr>
              <w:t>提升独立思考、解决问题的能力。培养求实创新精神和网络安全意识。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教学重点</w:t>
            </w:r>
          </w:p>
        </w:tc>
        <w:tc>
          <w:tcPr>
            <w:tcW w:w="7597" w:type="dxa"/>
            <w:gridSpan w:val="4"/>
            <w:vAlign w:val="center"/>
          </w:tcPr>
          <w:p>
            <w:pPr>
              <w:keepNext w:val="0"/>
              <w:keepLines w:val="0"/>
              <w:pageBreakBefore w:val="0"/>
              <w:suppressLineNumbers w:val="0"/>
              <w:kinsoku/>
              <w:wordWrap/>
              <w:overflowPunct/>
              <w:topLinePunct w:val="0"/>
              <w:bidi w:val="0"/>
              <w:spacing w:before="0" w:beforeAutospacing="0" w:afterAutospacing="0" w:line="240" w:lineRule="auto"/>
              <w:ind w:left="0" w:leftChars="0" w:right="0" w:rightChars="0"/>
              <w:jc w:val="left"/>
              <w:textAlignment w:val="auto"/>
              <w:rPr>
                <w:rFonts w:hint="eastAsia" w:ascii="宋体" w:hAnsi="宋体" w:eastAsia="宋体" w:cs="宋体"/>
                <w:color w:val="auto"/>
                <w:sz w:val="21"/>
                <w:szCs w:val="22"/>
                <w:highlight w:val="none"/>
                <w:lang w:val="zh-CN" w:eastAsia="zh-CN" w:bidi="zh-CN"/>
              </w:rPr>
            </w:pPr>
            <w:r>
              <w:rPr>
                <w:rFonts w:hint="eastAsia" w:ascii="宋体" w:hAnsi="宋体" w:eastAsia="宋体" w:cs="宋体"/>
                <w:color w:val="auto"/>
                <w:sz w:val="21"/>
                <w:szCs w:val="22"/>
                <w:highlight w:val="none"/>
                <w:lang w:val="zh-CN" w:eastAsia="zh-CN" w:bidi="zh-CN"/>
              </w:rPr>
              <w:t>Python中</w:t>
            </w:r>
            <w:r>
              <w:rPr>
                <w:rFonts w:hint="eastAsia" w:ascii="宋体" w:hAnsi="宋体" w:eastAsia="宋体" w:cs="宋体"/>
                <w:color w:val="auto"/>
                <w:sz w:val="21"/>
                <w:szCs w:val="22"/>
                <w:highlight w:val="none"/>
                <w:lang w:val="en-US" w:eastAsia="zh-CN" w:bidi="zh-CN"/>
              </w:rPr>
              <w:t>文件操作、位运算及函数的使用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教学难点</w:t>
            </w:r>
          </w:p>
        </w:tc>
        <w:tc>
          <w:tcPr>
            <w:tcW w:w="7597" w:type="dxa"/>
            <w:gridSpan w:val="4"/>
            <w:vAlign w:val="center"/>
          </w:tcPr>
          <w:p>
            <w:pPr>
              <w:keepNext w:val="0"/>
              <w:keepLines w:val="0"/>
              <w:pageBreakBefore w:val="0"/>
              <w:suppressLineNumbers w:val="0"/>
              <w:kinsoku/>
              <w:wordWrap/>
              <w:overflowPunct/>
              <w:topLinePunct w:val="0"/>
              <w:bidi w:val="0"/>
              <w:spacing w:before="0" w:beforeAutospacing="0" w:afterAutospacing="0" w:line="240" w:lineRule="auto"/>
              <w:ind w:left="0" w:leftChars="0" w:right="0" w:rightChars="0"/>
              <w:jc w:val="left"/>
              <w:textAlignment w:val="auto"/>
              <w:rPr>
                <w:rFonts w:hint="eastAsia" w:ascii="宋体" w:hAnsi="宋体" w:eastAsia="宋体" w:cs="宋体"/>
                <w:color w:val="auto"/>
                <w:sz w:val="21"/>
                <w:szCs w:val="22"/>
                <w:highlight w:val="none"/>
                <w:lang w:val="zh-CN" w:eastAsia="zh-CN" w:bidi="zh-CN"/>
              </w:rPr>
            </w:pPr>
            <w:r>
              <w:rPr>
                <w:rFonts w:hint="eastAsia" w:ascii="宋体" w:hAnsi="宋体" w:eastAsia="宋体" w:cs="宋体"/>
                <w:color w:val="auto"/>
                <w:sz w:val="21"/>
                <w:szCs w:val="22"/>
                <w:highlight w:val="none"/>
                <w:lang w:val="en-US" w:eastAsia="zh-CN" w:bidi="zh-CN"/>
              </w:rPr>
              <w:t>能够利用函数将文件操作和加密算法进行封装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考核要点</w:t>
            </w:r>
          </w:p>
        </w:tc>
        <w:tc>
          <w:tcPr>
            <w:tcW w:w="7597" w:type="dxa"/>
            <w:gridSpan w:val="4"/>
            <w:vAlign w:val="center"/>
          </w:tcPr>
          <w:p>
            <w:pPr>
              <w:keepNext w:val="0"/>
              <w:keepLines w:val="0"/>
              <w:pageBreakBefore w:val="0"/>
              <w:suppressLineNumbers w:val="0"/>
              <w:kinsoku/>
              <w:wordWrap/>
              <w:overflowPunct/>
              <w:topLinePunct w:val="0"/>
              <w:bidi w:val="0"/>
              <w:spacing w:before="0" w:beforeAutospacing="0" w:afterAutospacing="0" w:line="240" w:lineRule="auto"/>
              <w:ind w:left="0" w:leftChars="0" w:right="0" w:rightChars="0"/>
              <w:jc w:val="left"/>
              <w:textAlignment w:val="auto"/>
              <w:rPr>
                <w:rFonts w:hint="eastAsia" w:ascii="宋体" w:hAnsi="宋体" w:eastAsia="宋体" w:cs="宋体"/>
                <w:color w:val="auto"/>
                <w:sz w:val="21"/>
                <w:szCs w:val="22"/>
                <w:highlight w:val="none"/>
                <w:lang w:val="zh-CN" w:eastAsia="zh-CN" w:bidi="zh-CN"/>
              </w:rPr>
            </w:pPr>
            <w:r>
              <w:rPr>
                <w:rFonts w:hint="eastAsia" w:ascii="宋体" w:hAnsi="宋体" w:eastAsia="宋体" w:cs="宋体"/>
                <w:color w:val="auto"/>
                <w:sz w:val="21"/>
                <w:szCs w:val="22"/>
                <w:highlight w:val="none"/>
                <w:lang w:val="zh-CN" w:eastAsia="zh-CN" w:bidi="zh-CN"/>
              </w:rPr>
              <w:t>文件的操作方法；常用的位运算类型；函数的基本使用。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9"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18"/>
                <w:highlight w:val="none"/>
              </w:rPr>
            </w:pPr>
          </w:p>
          <w:p>
            <w:pPr>
              <w:pStyle w:val="11"/>
              <w:keepNext w:val="0"/>
              <w:keepLines w:val="0"/>
              <w:pageBreakBefore w:val="0"/>
              <w:suppressLineNumbers w:val="0"/>
              <w:kinsoku/>
              <w:wordWrap/>
              <w:overflowPunct/>
              <w:topLinePunct w:val="0"/>
              <w:bidi w:val="0"/>
              <w:spacing w:before="0" w:beforeAutospacing="0" w:afterAutospacing="0" w:line="240" w:lineRule="auto"/>
              <w:ind w:left="0" w:right="0"/>
              <w:jc w:val="center"/>
              <w:textAlignment w:val="auto"/>
              <w:rPr>
                <w:rFonts w:hint="default"/>
                <w:b/>
                <w:color w:val="auto"/>
                <w:sz w:val="21"/>
                <w:highlight w:val="none"/>
              </w:rPr>
            </w:pPr>
            <w:r>
              <w:rPr>
                <w:rFonts w:hint="default"/>
                <w:b/>
                <w:color w:val="auto"/>
                <w:w w:val="95"/>
                <w:sz w:val="21"/>
                <w:highlight w:val="none"/>
              </w:rPr>
              <w:t>教学方法</w:t>
            </w:r>
          </w:p>
        </w:tc>
        <w:tc>
          <w:tcPr>
            <w:tcW w:w="7597" w:type="dxa"/>
            <w:gridSpan w:val="4"/>
            <w:vAlign w:val="center"/>
          </w:tcPr>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szCs w:val="22"/>
                <w:highlight w:val="none"/>
                <w:lang w:val="en-US" w:eastAsia="zh-CN" w:bidi="zh-CN"/>
              </w:rPr>
            </w:pPr>
            <w:r>
              <w:rPr>
                <w:rFonts w:hint="eastAsia" w:ascii="宋体" w:hAnsi="宋体" w:eastAsia="宋体" w:cs="宋体"/>
                <w:color w:val="auto"/>
                <w:sz w:val="21"/>
                <w:szCs w:val="22"/>
                <w:highlight w:val="none"/>
                <w:lang w:val="en-US" w:eastAsia="zh-CN" w:bidi="zh-CN"/>
              </w:rPr>
              <w:t>1.项目教学法：通过具体项目，让学生将知识与技能运用于实际情境中。</w:t>
            </w:r>
          </w:p>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szCs w:val="22"/>
                <w:highlight w:val="none"/>
                <w:lang w:val="en-US" w:eastAsia="zh-CN" w:bidi="zh-CN"/>
              </w:rPr>
            </w:pPr>
            <w:r>
              <w:rPr>
                <w:rFonts w:hint="eastAsia" w:ascii="宋体" w:hAnsi="宋体" w:eastAsia="宋体" w:cs="宋体"/>
                <w:color w:val="auto"/>
                <w:sz w:val="21"/>
                <w:szCs w:val="22"/>
                <w:highlight w:val="none"/>
                <w:lang w:val="en-US" w:eastAsia="zh-CN" w:bidi="zh-CN"/>
              </w:rPr>
              <w:t>2.任务驱动法：通过布置具体任务，引导学生自主学习和探究。</w:t>
            </w:r>
          </w:p>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szCs w:val="22"/>
                <w:highlight w:val="none"/>
                <w:lang w:val="en-US" w:eastAsia="zh-CN" w:bidi="zh-CN"/>
              </w:rPr>
            </w:pPr>
            <w:r>
              <w:rPr>
                <w:rFonts w:hint="eastAsia" w:ascii="宋体" w:hAnsi="宋体" w:eastAsia="宋体" w:cs="宋体"/>
                <w:color w:val="auto"/>
                <w:sz w:val="21"/>
                <w:szCs w:val="22"/>
                <w:highlight w:val="none"/>
                <w:lang w:val="en-US" w:eastAsia="zh-CN" w:bidi="zh-CN"/>
              </w:rPr>
              <w:t>3.讲授法：通过教师讲解，帮助学生构建知识框架。</w:t>
            </w:r>
          </w:p>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szCs w:val="22"/>
                <w:highlight w:val="none"/>
                <w:lang w:val="en-US" w:eastAsia="zh-CN" w:bidi="zh-CN"/>
              </w:rPr>
            </w:pPr>
            <w:r>
              <w:rPr>
                <w:rFonts w:hint="eastAsia" w:ascii="宋体" w:hAnsi="宋体" w:eastAsia="宋体" w:cs="宋体"/>
                <w:color w:val="auto"/>
                <w:sz w:val="21"/>
                <w:szCs w:val="22"/>
                <w:highlight w:val="none"/>
                <w:lang w:val="en-US" w:eastAsia="zh-CN" w:bidi="zh-CN"/>
              </w:rPr>
              <w:t>4.直观演示法：通过教师演示和学生观察，加深对技能操作的印象</w:t>
            </w:r>
          </w:p>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szCs w:val="22"/>
                <w:highlight w:val="none"/>
                <w:lang w:val="zh-CN" w:eastAsia="zh-CN" w:bidi="zh-CN"/>
              </w:rPr>
            </w:pPr>
            <w:r>
              <w:rPr>
                <w:rFonts w:hint="eastAsia" w:ascii="宋体" w:hAnsi="宋体" w:eastAsia="宋体" w:cs="宋体"/>
                <w:color w:val="auto"/>
                <w:sz w:val="21"/>
                <w:szCs w:val="22"/>
                <w:highlight w:val="none"/>
                <w:lang w:val="en-US" w:eastAsia="zh-CN" w:bidi="zh-CN"/>
              </w:rPr>
              <w:t>5.实践操作法：通过学生动手实践，巩固所学知识。</w:t>
            </w:r>
          </w:p>
          <w:p>
            <w:pPr>
              <w:keepNext w:val="0"/>
              <w:keepLines w:val="0"/>
              <w:pageBreakBefore w:val="0"/>
              <w:widowControl w:val="0"/>
              <w:tabs>
                <w:tab w:val="left" w:pos="2631"/>
              </w:tabs>
              <w:kinsoku/>
              <w:wordWrap/>
              <w:overflowPunct/>
              <w:topLinePunct w:val="0"/>
              <w:autoSpaceDE w:val="0"/>
              <w:autoSpaceDN w:val="0"/>
              <w:bidi w:val="0"/>
              <w:adjustRightInd/>
              <w:snapToGrid/>
              <w:spacing w:before="0" w:line="240" w:lineRule="auto"/>
              <w:ind w:left="0" w:leftChars="0" w:right="0" w:rightChars="0" w:firstLine="0" w:firstLineChars="0"/>
              <w:jc w:val="left"/>
              <w:textAlignment w:val="auto"/>
              <w:rPr>
                <w:rFonts w:hint="eastAsia" w:ascii="宋体" w:hAnsi="宋体" w:eastAsia="宋体" w:cs="宋体"/>
                <w:color w:val="auto"/>
                <w:sz w:val="21"/>
                <w:highlight w:val="none"/>
              </w:rPr>
            </w:pPr>
            <w:r>
              <w:rPr>
                <w:rFonts w:hint="eastAsia" w:ascii="宋体" w:hAnsi="宋体" w:eastAsia="宋体" w:cs="宋体"/>
                <w:color w:val="auto"/>
                <w:sz w:val="21"/>
                <w:szCs w:val="22"/>
                <w:highlight w:val="none"/>
                <w:lang w:val="en-US" w:eastAsia="zh-CN" w:bidi="zh-CN"/>
              </w:rPr>
              <w:t>6.小组合作法：通过小组合作，促进学生之间的交流和合作。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eastAsia="仿宋_GB2312"/>
                <w:b/>
                <w:color w:val="auto"/>
                <w:sz w:val="21"/>
                <w:highlight w:val="none"/>
                <w:lang w:val="en-US" w:eastAsia="zh-CN"/>
              </w:rPr>
            </w:pPr>
            <w:r>
              <w:rPr>
                <w:rFonts w:hint="default"/>
                <w:b/>
                <w:color w:val="auto"/>
                <w:w w:val="95"/>
                <w:sz w:val="21"/>
                <w:highlight w:val="none"/>
              </w:rPr>
              <w:t>课程</w:t>
            </w:r>
            <w:r>
              <w:rPr>
                <w:rFonts w:hint="eastAsia"/>
                <w:b/>
                <w:color w:val="auto"/>
                <w:w w:val="95"/>
                <w:sz w:val="21"/>
                <w:highlight w:val="none"/>
                <w:lang w:val="en-US" w:eastAsia="zh-CN"/>
              </w:rPr>
              <w:t>类型</w:t>
            </w:r>
          </w:p>
        </w:tc>
        <w:tc>
          <w:tcPr>
            <w:tcW w:w="7597" w:type="dxa"/>
            <w:gridSpan w:val="4"/>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eastAsia" w:ascii="宋体" w:hAnsi="宋体" w:eastAsia="宋体" w:cs="宋体"/>
                <w:color w:val="auto"/>
                <w:sz w:val="21"/>
                <w:highlight w:val="none"/>
              </w:rPr>
            </w:pPr>
            <w:r>
              <w:rPr>
                <w:rFonts w:hint="eastAsia" w:ascii="宋体" w:hAnsi="宋体" w:eastAsia="宋体" w:cs="宋体"/>
                <w:color w:val="auto"/>
                <w:sz w:val="21"/>
                <w:highlight w:val="none"/>
                <w:lang w:val="en-US" w:eastAsia="zh-CN"/>
              </w:rPr>
              <w:t xml:space="preserve">                     理实一体</w:t>
            </w:r>
            <w:r>
              <w:rPr>
                <w:rFonts w:hint="eastAsia" w:ascii="宋体" w:hAnsi="宋体" w:eastAsia="宋体" w:cs="宋体"/>
                <w:color w:val="auto"/>
                <w:sz w:val="21"/>
                <w:highlight w:val="none"/>
              </w:rPr>
              <w:t>（</w:t>
            </w:r>
            <w:r>
              <w:rPr>
                <w:rFonts w:hint="eastAsia" w:ascii="宋体" w:hAnsi="宋体" w:eastAsia="宋体" w:cs="宋体"/>
                <w:color w:val="auto"/>
                <w:sz w:val="21"/>
                <w:highlight w:val="none"/>
                <w:lang w:val="en-US" w:eastAsia="zh-CN"/>
              </w:rPr>
              <w:t>8</w:t>
            </w:r>
            <w:r>
              <w:rPr>
                <w:rFonts w:hint="eastAsia" w:ascii="宋体" w:hAnsi="宋体" w:eastAsia="宋体" w:cs="宋体"/>
                <w:color w:val="auto"/>
                <w:sz w:val="21"/>
                <w:highlight w:val="none"/>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1681" w:type="dxa"/>
            <w:vAlign w:val="center"/>
          </w:tcPr>
          <w:p>
            <w:pPr>
              <w:pStyle w:val="11"/>
              <w:keepNext w:val="0"/>
              <w:keepLines w:val="0"/>
              <w:pageBreakBefore w:val="0"/>
              <w:suppressLineNumbers w:val="0"/>
              <w:kinsoku/>
              <w:wordWrap/>
              <w:overflowPunct/>
              <w:topLinePunct w:val="0"/>
              <w:bidi w:val="0"/>
              <w:spacing w:before="0" w:beforeAutospacing="0" w:afterAutospacing="0" w:line="240" w:lineRule="auto"/>
              <w:ind w:left="0" w:leftChars="0" w:right="0" w:firstLine="0" w:firstLineChars="0"/>
              <w:jc w:val="center"/>
              <w:textAlignment w:val="auto"/>
              <w:rPr>
                <w:rFonts w:hint="default"/>
                <w:b/>
                <w:color w:val="auto"/>
                <w:sz w:val="21"/>
                <w:highlight w:val="none"/>
              </w:rPr>
            </w:pPr>
            <w:r>
              <w:rPr>
                <w:rFonts w:hint="default"/>
                <w:b/>
                <w:color w:val="auto"/>
                <w:w w:val="95"/>
                <w:sz w:val="21"/>
                <w:highlight w:val="none"/>
              </w:rPr>
              <w:t>教学资源</w:t>
            </w:r>
          </w:p>
        </w:tc>
        <w:tc>
          <w:tcPr>
            <w:tcW w:w="7597" w:type="dxa"/>
            <w:gridSpan w:val="4"/>
            <w:vAlign w:val="center"/>
          </w:tcPr>
          <w:p>
            <w:pPr>
              <w:keepNext w:val="0"/>
              <w:keepLines w:val="0"/>
              <w:pageBreakBefore w:val="0"/>
              <w:widowControl/>
              <w:numPr>
                <w:ilvl w:val="0"/>
                <w:numId w:val="0"/>
              </w:numPr>
              <w:suppressLineNumbers w:val="0"/>
              <w:kinsoku/>
              <w:wordWrap/>
              <w:overflowPunct/>
              <w:topLinePunct w:val="0"/>
              <w:bidi w:val="0"/>
              <w:adjustRightInd w:val="0"/>
              <w:snapToGrid w:val="0"/>
              <w:spacing w:before="0" w:beforeAutospacing="0" w:after="0" w:afterAutospacing="0" w:line="240" w:lineRule="auto"/>
              <w:ind w:left="0" w:right="0" w:rightChars="0"/>
              <w:jc w:val="both"/>
              <w:textAlignment w:val="auto"/>
              <w:rPr>
                <w:rFonts w:hint="eastAsia" w:ascii="宋体" w:hAnsi="宋体" w:eastAsia="宋体" w:cs="宋体"/>
                <w:color w:val="auto"/>
                <w:sz w:val="21"/>
                <w:szCs w:val="22"/>
                <w:highlight w:val="none"/>
                <w:lang w:val="en-US" w:eastAsia="zh-CN" w:bidi="zh-CN"/>
              </w:rPr>
            </w:pPr>
            <w:r>
              <w:rPr>
                <w:rFonts w:hint="eastAsia" w:ascii="宋体" w:hAnsi="宋体" w:eastAsia="宋体" w:cs="宋体"/>
                <w:color w:val="auto"/>
                <w:sz w:val="21"/>
                <w:szCs w:val="22"/>
                <w:highlight w:val="none"/>
                <w:lang w:val="en-US" w:eastAsia="zh-CN" w:bidi="zh-CN"/>
              </w:rPr>
              <w:t>教学环境：超星学习通、极阅电子教室、WPS软件，便于任务的实施;</w:t>
            </w:r>
          </w:p>
          <w:p>
            <w:pPr>
              <w:keepNext w:val="0"/>
              <w:keepLines w:val="0"/>
              <w:pageBreakBefore w:val="0"/>
              <w:widowControl/>
              <w:numPr>
                <w:ilvl w:val="0"/>
                <w:numId w:val="0"/>
              </w:numPr>
              <w:suppressLineNumbers w:val="0"/>
              <w:kinsoku/>
              <w:wordWrap/>
              <w:overflowPunct/>
              <w:topLinePunct w:val="0"/>
              <w:bidi w:val="0"/>
              <w:adjustRightInd w:val="0"/>
              <w:snapToGrid w:val="0"/>
              <w:spacing w:before="0" w:beforeAutospacing="0" w:after="0" w:afterAutospacing="0" w:line="240" w:lineRule="auto"/>
              <w:ind w:left="0" w:right="0" w:rightChars="0"/>
              <w:jc w:val="both"/>
              <w:textAlignment w:val="auto"/>
              <w:rPr>
                <w:rFonts w:hint="eastAsia" w:ascii="宋体" w:hAnsi="宋体" w:eastAsia="宋体" w:cs="宋体"/>
                <w:color w:val="auto"/>
                <w:sz w:val="21"/>
                <w:highlight w:val="none"/>
              </w:rPr>
            </w:pPr>
            <w:r>
              <w:rPr>
                <w:rFonts w:hint="eastAsia" w:ascii="宋体" w:hAnsi="宋体" w:eastAsia="宋体" w:cs="宋体"/>
                <w:color w:val="auto"/>
                <w:sz w:val="21"/>
                <w:szCs w:val="22"/>
                <w:highlight w:val="none"/>
                <w:lang w:val="en-US" w:eastAsia="zh-CN" w:bidi="zh-CN"/>
              </w:rPr>
              <w:t>教学资源：教案、学案、PPT、微课等。</w:t>
            </w:r>
          </w:p>
        </w:tc>
      </w:tr>
    </w:tbl>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p>
      <w:pPr>
        <w:rPr>
          <w:rFonts w:hint="eastAsia" w:eastAsia="仿宋_GB2312"/>
          <w:lang w:eastAsia="zh-CN"/>
        </w:rPr>
      </w:pPr>
    </w:p>
    <w:tbl>
      <w:tblPr>
        <w:tblStyle w:val="7"/>
        <w:tblW w:w="9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832"/>
        <w:gridCol w:w="3223"/>
        <w:gridCol w:w="2235"/>
        <w:gridCol w:w="24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9520" w:type="dxa"/>
            <w:gridSpan w:val="5"/>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课程教学与设计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教学环节</w:t>
            </w:r>
          </w:p>
        </w:tc>
        <w:tc>
          <w:tcPr>
            <w:tcW w:w="3223"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教学内容与教师活动</w:t>
            </w:r>
          </w:p>
        </w:tc>
        <w:tc>
          <w:tcPr>
            <w:tcW w:w="2235"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课程思政教学目标</w:t>
            </w:r>
          </w:p>
        </w:tc>
        <w:tc>
          <w:tcPr>
            <w:tcW w:w="246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jc w:val="center"/>
        </w:trPr>
        <w:tc>
          <w:tcPr>
            <w:tcW w:w="1595" w:type="dxa"/>
            <w:gridSpan w:val="2"/>
            <w:vAlign w:val="center"/>
          </w:tcPr>
          <w:p>
            <w:pPr>
              <w:pStyle w:val="11"/>
              <w:pageBreakBefore w:val="0"/>
              <w:widowControl w:val="0"/>
              <w:kinsoku/>
              <w:wordWrap/>
              <w:overflowPunct/>
              <w:topLinePunct w:val="0"/>
              <w:autoSpaceDE w:val="0"/>
              <w:autoSpaceDN w:val="0"/>
              <w:bidi w:val="0"/>
              <w:spacing w:before="0"/>
              <w:ind w:left="0" w:leftChars="0" w:right="0" w:firstLine="0" w:firstLineChars="0"/>
              <w:jc w:val="center"/>
              <w:textAlignment w:val="auto"/>
              <w:rPr>
                <w:b/>
                <w:color w:val="auto"/>
                <w:sz w:val="21"/>
                <w:highlight w:val="none"/>
              </w:rPr>
            </w:pPr>
            <w:r>
              <w:rPr>
                <w:b/>
                <w:color w:val="auto"/>
                <w:sz w:val="21"/>
                <w:highlight w:val="none"/>
              </w:rPr>
              <w:t>课前</w:t>
            </w:r>
          </w:p>
        </w:tc>
        <w:tc>
          <w:tcPr>
            <w:tcW w:w="3223"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firstLineChars="200"/>
              <w:jc w:val="both"/>
              <w:textAlignment w:val="auto"/>
              <w:rPr>
                <w:color w:val="auto"/>
                <w:sz w:val="21"/>
                <w:highlight w:val="none"/>
              </w:rPr>
            </w:pPr>
            <w:r>
              <w:rPr>
                <w:rFonts w:hint="eastAsia" w:ascii="宋体" w:hAnsi="宋体" w:eastAsia="宋体" w:cs="宋体"/>
                <w:color w:val="auto"/>
                <w:sz w:val="21"/>
                <w:highlight w:val="none"/>
              </w:rPr>
              <w:t>收集教学资源，挖掘思政元</w:t>
            </w:r>
            <w:r>
              <w:rPr>
                <w:rFonts w:hint="eastAsia" w:ascii="宋体" w:hAnsi="宋体" w:eastAsia="宋体" w:cs="宋体"/>
                <w:color w:val="auto"/>
                <w:w w:val="95"/>
                <w:sz w:val="21"/>
                <w:highlight w:val="none"/>
              </w:rPr>
              <w:t>素，形成教学案例和思政案例，登录云班课教学平台，上传学习资源，发布小组任务：课内每小</w:t>
            </w:r>
            <w:r>
              <w:rPr>
                <w:rFonts w:hint="eastAsia" w:ascii="宋体" w:hAnsi="宋体" w:eastAsia="宋体" w:cs="宋体"/>
                <w:color w:val="auto"/>
                <w:sz w:val="21"/>
                <w:highlight w:val="none"/>
              </w:rPr>
              <w:t>组代表描述案例内容及收获。</w:t>
            </w:r>
          </w:p>
        </w:tc>
        <w:tc>
          <w:tcPr>
            <w:tcW w:w="2235" w:type="dxa"/>
            <w:vAlign w:val="center"/>
          </w:tcPr>
          <w:p>
            <w:pPr>
              <w:pStyle w:val="11"/>
              <w:pageBreakBefore w:val="0"/>
              <w:widowControl w:val="0"/>
              <w:kinsoku/>
              <w:wordWrap/>
              <w:overflowPunct/>
              <w:topLinePunct w:val="0"/>
              <w:autoSpaceDE w:val="0"/>
              <w:autoSpaceDN w:val="0"/>
              <w:bidi w:val="0"/>
              <w:spacing w:before="0" w:line="240" w:lineRule="auto"/>
              <w:ind w:left="0" w:leftChars="0" w:right="0" w:firstLine="420" w:firstLineChars="200"/>
              <w:jc w:val="both"/>
              <w:textAlignment w:val="auto"/>
              <w:rPr>
                <w:rFonts w:hint="eastAsia" w:ascii="宋体" w:hAnsi="宋体" w:eastAsia="宋体" w:cs="宋体"/>
                <w:color w:val="auto"/>
                <w:sz w:val="21"/>
                <w:highlight w:val="none"/>
              </w:rPr>
            </w:pPr>
            <w:r>
              <w:rPr>
                <w:rFonts w:hint="eastAsia" w:ascii="宋体" w:hAnsi="宋体" w:eastAsia="宋体" w:cs="宋体"/>
                <w:color w:val="auto"/>
                <w:sz w:val="21"/>
                <w:highlight w:val="none"/>
              </w:rPr>
              <w:t>引导学生形成团队协作的意识；让学生初步认识到</w:t>
            </w:r>
            <w:r>
              <w:rPr>
                <w:rFonts w:hint="eastAsia" w:ascii="宋体" w:hAnsi="宋体" w:eastAsia="宋体" w:cs="宋体"/>
                <w:color w:val="auto"/>
                <w:sz w:val="21"/>
                <w:highlight w:val="none"/>
                <w:lang w:val="en-US" w:eastAsia="zh-CN"/>
              </w:rPr>
              <w:t>python在数字媒体</w:t>
            </w:r>
            <w:r>
              <w:rPr>
                <w:rFonts w:hint="eastAsia" w:ascii="宋体" w:hAnsi="宋体" w:eastAsia="宋体" w:cs="宋体"/>
                <w:color w:val="auto"/>
                <w:sz w:val="21"/>
                <w:highlight w:val="none"/>
              </w:rPr>
              <w:t>行业</w:t>
            </w:r>
            <w:r>
              <w:rPr>
                <w:rFonts w:hint="eastAsia" w:ascii="宋体" w:hAnsi="宋体" w:eastAsia="宋体" w:cs="宋体"/>
                <w:color w:val="auto"/>
                <w:sz w:val="21"/>
                <w:highlight w:val="none"/>
                <w:lang w:val="en-US" w:eastAsia="zh-CN"/>
              </w:rPr>
              <w:t>中的应用</w:t>
            </w:r>
            <w:r>
              <w:rPr>
                <w:rFonts w:hint="eastAsia" w:ascii="宋体" w:hAnsi="宋体" w:eastAsia="宋体" w:cs="宋体"/>
                <w:color w:val="auto"/>
                <w:sz w:val="21"/>
                <w:highlight w:val="none"/>
              </w:rPr>
              <w:t>与国家社会、经济发展的联系，提升使命感、责任感和自豪感。</w:t>
            </w:r>
          </w:p>
        </w:tc>
        <w:tc>
          <w:tcPr>
            <w:tcW w:w="2467" w:type="dxa"/>
            <w:vAlign w:val="center"/>
          </w:tcPr>
          <w:p>
            <w:pPr>
              <w:pStyle w:val="11"/>
              <w:pageBreakBefore w:val="0"/>
              <w:widowControl w:val="0"/>
              <w:kinsoku/>
              <w:wordWrap/>
              <w:overflowPunct/>
              <w:topLinePunct w:val="0"/>
              <w:autoSpaceDE w:val="0"/>
              <w:autoSpaceDN w:val="0"/>
              <w:bidi w:val="0"/>
              <w:spacing w:before="0" w:line="240" w:lineRule="auto"/>
              <w:ind w:left="0" w:leftChars="0" w:right="0" w:firstLine="420" w:firstLineChars="200"/>
              <w:jc w:val="both"/>
              <w:textAlignment w:val="auto"/>
              <w:rPr>
                <w:rFonts w:hint="eastAsia" w:ascii="宋体" w:hAnsi="宋体" w:eastAsia="宋体" w:cs="宋体"/>
                <w:color w:val="auto"/>
                <w:sz w:val="21"/>
                <w:highlight w:val="none"/>
                <w:lang w:eastAsia="zh-CN"/>
              </w:rPr>
            </w:pPr>
            <w:r>
              <w:rPr>
                <w:rFonts w:hint="eastAsia" w:ascii="宋体" w:hAnsi="宋体" w:eastAsia="宋体" w:cs="宋体"/>
                <w:color w:val="auto"/>
                <w:sz w:val="21"/>
                <w:highlight w:val="none"/>
              </w:rPr>
              <w:t>登录教学平台预习</w:t>
            </w:r>
            <w:r>
              <w:rPr>
                <w:rFonts w:hint="eastAsia" w:ascii="宋体" w:hAnsi="宋体" w:eastAsia="宋体" w:cs="宋体"/>
                <w:color w:val="auto"/>
                <w:sz w:val="21"/>
                <w:highlight w:val="none"/>
                <w:lang w:eastAsia="zh-CN"/>
              </w:rPr>
              <w:t>，以</w:t>
            </w:r>
            <w:r>
              <w:rPr>
                <w:rFonts w:hint="eastAsia" w:ascii="宋体" w:hAnsi="宋体" w:eastAsia="宋体" w:cs="宋体"/>
                <w:color w:val="auto"/>
                <w:sz w:val="21"/>
                <w:highlight w:val="none"/>
              </w:rPr>
              <w:t>小组为单位完成课前任务</w:t>
            </w:r>
            <w:r>
              <w:rPr>
                <w:rFonts w:hint="eastAsia" w:ascii="宋体" w:hAnsi="宋体" w:eastAsia="宋体" w:cs="宋体"/>
                <w:color w:val="auto"/>
                <w:sz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pageBreakBefore w:val="0"/>
              <w:widowControl w:val="0"/>
              <w:kinsoku/>
              <w:wordWrap/>
              <w:overflowPunct/>
              <w:topLinePunct w:val="0"/>
              <w:autoSpaceDE w:val="0"/>
              <w:autoSpaceDN w:val="0"/>
              <w:bidi w:val="0"/>
              <w:spacing w:before="0"/>
              <w:ind w:left="0" w:right="0"/>
              <w:jc w:val="center"/>
              <w:textAlignment w:val="auto"/>
              <w:rPr>
                <w:b/>
                <w:color w:val="auto"/>
                <w:sz w:val="21"/>
                <w:highlight w:val="none"/>
              </w:rPr>
            </w:pPr>
            <w:r>
              <w:rPr>
                <w:b/>
                <w:color w:val="auto"/>
                <w:sz w:val="21"/>
                <w:highlight w:val="none"/>
              </w:rPr>
              <w:t>课中</w:t>
            </w:r>
          </w:p>
        </w:tc>
        <w:tc>
          <w:tcPr>
            <w:tcW w:w="832" w:type="dxa"/>
            <w:vAlign w:val="center"/>
          </w:tcPr>
          <w:p>
            <w:pPr>
              <w:pStyle w:val="11"/>
              <w:pageBreakBefore w:val="0"/>
              <w:widowControl w:val="0"/>
              <w:kinsoku/>
              <w:wordWrap/>
              <w:overflowPunct/>
              <w:topLinePunct w:val="0"/>
              <w:autoSpaceDE w:val="0"/>
              <w:autoSpaceDN w:val="0"/>
              <w:bidi w:val="0"/>
              <w:spacing w:before="0"/>
              <w:ind w:left="0" w:leftChars="0" w:right="0" w:firstLine="0" w:firstLineChars="0"/>
              <w:jc w:val="center"/>
              <w:textAlignment w:val="auto"/>
              <w:rPr>
                <w:b/>
                <w:color w:val="auto"/>
                <w:sz w:val="21"/>
                <w:highlight w:val="none"/>
              </w:rPr>
            </w:pPr>
            <w:r>
              <w:rPr>
                <w:b/>
                <w:color w:val="auto"/>
                <w:sz w:val="21"/>
                <w:highlight w:val="none"/>
              </w:rPr>
              <w:t>导入</w:t>
            </w:r>
          </w:p>
        </w:tc>
        <w:tc>
          <w:tcPr>
            <w:tcW w:w="3223" w:type="dxa"/>
          </w:tcPr>
          <w:p>
            <w:pPr>
              <w:pStyle w:val="11"/>
              <w:pageBreakBefore w:val="0"/>
              <w:widowControl w:val="0"/>
              <w:kinsoku/>
              <w:wordWrap/>
              <w:overflowPunct/>
              <w:topLinePunct w:val="0"/>
              <w:autoSpaceDE w:val="0"/>
              <w:autoSpaceDN w:val="0"/>
              <w:bidi w:val="0"/>
              <w:spacing w:before="0" w:line="240" w:lineRule="auto"/>
              <w:ind w:left="0" w:right="0" w:firstLine="420" w:firstLineChars="20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分钟）上一章节已掌握 Python 字典管理关联数据的方法，数字媒体行业中素材文件、用户数据等核心内容需安全存储传输，如何通过技术手段实现文件的安全读写与加解密？ 本节课学习文件加解密技术，理解数据安全对数字媒体行业发展的重要意义。</w:t>
            </w:r>
          </w:p>
        </w:tc>
        <w:tc>
          <w:tcPr>
            <w:tcW w:w="2235"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培养学生</w:t>
            </w:r>
            <w:r>
              <w:rPr>
                <w:rFonts w:hint="eastAsia" w:ascii="宋体" w:hAnsi="宋体" w:eastAsia="宋体" w:cs="宋体"/>
                <w:b/>
                <w:color w:val="auto"/>
                <w:sz w:val="21"/>
                <w:szCs w:val="21"/>
                <w:highlight w:val="none"/>
              </w:rPr>
              <w:t>关心祖</w:t>
            </w:r>
          </w:p>
          <w:p>
            <w:pPr>
              <w:pStyle w:val="11"/>
              <w:pageBreakBefore w:val="0"/>
              <w:widowControl w:val="0"/>
              <w:kinsoku/>
              <w:wordWrap/>
              <w:overflowPunct/>
              <w:topLinePunct w:val="0"/>
              <w:autoSpaceDE w:val="0"/>
              <w:autoSpaceDN w:val="0"/>
              <w:bidi w:val="0"/>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国命运</w:t>
            </w:r>
            <w:r>
              <w:rPr>
                <w:rFonts w:hint="eastAsia" w:ascii="宋体" w:hAnsi="宋体" w:eastAsia="宋体" w:cs="宋体"/>
                <w:color w:val="auto"/>
                <w:spacing w:val="-15"/>
                <w:sz w:val="21"/>
                <w:szCs w:val="21"/>
                <w:highlight w:val="none"/>
              </w:rPr>
              <w:t>，用专业技能</w:t>
            </w:r>
            <w:r>
              <w:rPr>
                <w:rFonts w:hint="eastAsia" w:ascii="宋体" w:hAnsi="宋体" w:eastAsia="宋体" w:cs="宋体"/>
                <w:b/>
                <w:color w:val="auto"/>
                <w:spacing w:val="-13"/>
                <w:sz w:val="21"/>
                <w:szCs w:val="21"/>
                <w:highlight w:val="none"/>
              </w:rPr>
              <w:t>服</w:t>
            </w:r>
            <w:r>
              <w:rPr>
                <w:rFonts w:hint="eastAsia" w:ascii="宋体" w:hAnsi="宋体" w:eastAsia="宋体" w:cs="宋体"/>
                <w:b/>
                <w:color w:val="auto"/>
                <w:sz w:val="21"/>
                <w:szCs w:val="21"/>
                <w:highlight w:val="none"/>
              </w:rPr>
              <w:t>务社会</w:t>
            </w:r>
            <w:r>
              <w:rPr>
                <w:rFonts w:hint="eastAsia" w:ascii="宋体" w:hAnsi="宋体" w:eastAsia="宋体" w:cs="宋体"/>
                <w:color w:val="auto"/>
                <w:sz w:val="21"/>
                <w:szCs w:val="21"/>
                <w:highlight w:val="none"/>
              </w:rPr>
              <w:t>的职业情操。</w:t>
            </w:r>
          </w:p>
        </w:tc>
        <w:tc>
          <w:tcPr>
            <w:tcW w:w="2467"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7" w:hRule="atLeast"/>
          <w:jc w:val="center"/>
        </w:trPr>
        <w:tc>
          <w:tcPr>
            <w:tcW w:w="763" w:type="dxa"/>
            <w:vMerge w:val="continue"/>
            <w:tcBorders>
              <w:top w:val="nil"/>
            </w:tcBorders>
            <w:vAlign w:val="center"/>
          </w:tcPr>
          <w:p>
            <w:pPr>
              <w:pageBreakBefore w:val="0"/>
              <w:widowControl w:val="0"/>
              <w:kinsoku/>
              <w:wordWrap/>
              <w:overflowPunct/>
              <w:topLinePunct w:val="0"/>
              <w:autoSpaceDE w:val="0"/>
              <w:autoSpaceDN w:val="0"/>
              <w:bidi w:val="0"/>
              <w:spacing w:before="0"/>
              <w:ind w:left="0" w:right="0"/>
              <w:jc w:val="center"/>
              <w:textAlignment w:val="auto"/>
              <w:rPr>
                <w:color w:val="auto"/>
                <w:sz w:val="2"/>
                <w:szCs w:val="2"/>
                <w:highlight w:val="none"/>
              </w:rPr>
            </w:pPr>
          </w:p>
        </w:tc>
        <w:tc>
          <w:tcPr>
            <w:tcW w:w="832" w:type="dxa"/>
            <w:vMerge w:val="restart"/>
            <w:vAlign w:val="center"/>
          </w:tcPr>
          <w:p>
            <w:pPr>
              <w:pStyle w:val="11"/>
              <w:pageBreakBefore w:val="0"/>
              <w:widowControl w:val="0"/>
              <w:kinsoku/>
              <w:wordWrap/>
              <w:overflowPunct/>
              <w:topLinePunct w:val="0"/>
              <w:autoSpaceDE w:val="0"/>
              <w:autoSpaceDN w:val="0"/>
              <w:bidi w:val="0"/>
              <w:spacing w:before="0"/>
              <w:ind w:left="0" w:right="0"/>
              <w:jc w:val="center"/>
              <w:textAlignment w:val="auto"/>
              <w:rPr>
                <w:b/>
                <w:color w:val="auto"/>
                <w:sz w:val="21"/>
                <w:highlight w:val="none"/>
              </w:rPr>
            </w:pPr>
            <w:r>
              <w:rPr>
                <w:b/>
                <w:color w:val="auto"/>
                <w:sz w:val="21"/>
                <w:highlight w:val="none"/>
              </w:rPr>
              <w:t>新课</w:t>
            </w:r>
          </w:p>
        </w:tc>
        <w:tc>
          <w:tcPr>
            <w:tcW w:w="3223"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分钟）</w:t>
            </w:r>
            <w:r>
              <w:rPr>
                <w:rFonts w:hint="eastAsia" w:ascii="宋体" w:hAnsi="宋体" w:eastAsia="宋体" w:cs="宋体"/>
                <w:b/>
                <w:color w:val="auto"/>
                <w:sz w:val="21"/>
                <w:szCs w:val="21"/>
                <w:highlight w:val="none"/>
              </w:rPr>
              <w:t>秀一秀：</w:t>
            </w:r>
            <w:r>
              <w:rPr>
                <w:rFonts w:hint="eastAsia" w:ascii="宋体" w:hAnsi="宋体" w:eastAsia="宋体" w:cs="宋体"/>
                <w:color w:val="auto"/>
                <w:sz w:val="21"/>
                <w:szCs w:val="21"/>
                <w:highlight w:val="none"/>
              </w:rPr>
              <w:t>各小组分别展示课前任务发布的收获。</w:t>
            </w:r>
          </w:p>
        </w:tc>
        <w:tc>
          <w:tcPr>
            <w:tcW w:w="2235"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21"/>
                <w:sz w:val="21"/>
                <w:szCs w:val="21"/>
                <w:highlight w:val="none"/>
              </w:rPr>
              <w:t>培养学生</w:t>
            </w:r>
            <w:r>
              <w:rPr>
                <w:rFonts w:hint="eastAsia" w:ascii="宋体" w:hAnsi="宋体" w:eastAsia="宋体" w:cs="宋体"/>
                <w:b/>
                <w:color w:val="auto"/>
                <w:spacing w:val="10"/>
                <w:sz w:val="21"/>
                <w:szCs w:val="21"/>
                <w:highlight w:val="none"/>
              </w:rPr>
              <w:t>自豪感</w:t>
            </w:r>
            <w:r>
              <w:rPr>
                <w:rFonts w:hint="eastAsia" w:ascii="宋体" w:hAnsi="宋体" w:eastAsia="宋体" w:cs="宋体"/>
                <w:b/>
                <w:color w:val="auto"/>
                <w:sz w:val="21"/>
                <w:szCs w:val="21"/>
                <w:highlight w:val="none"/>
              </w:rPr>
              <w:t>和责任感</w:t>
            </w:r>
            <w:r>
              <w:rPr>
                <w:rFonts w:hint="eastAsia" w:ascii="宋体" w:hAnsi="宋体" w:eastAsia="宋体" w:cs="宋体"/>
                <w:color w:val="auto"/>
                <w:spacing w:val="-18"/>
                <w:sz w:val="21"/>
                <w:szCs w:val="21"/>
                <w:highlight w:val="none"/>
              </w:rPr>
              <w:t>，鼓励学生</w:t>
            </w:r>
            <w:r>
              <w:rPr>
                <w:rFonts w:hint="eastAsia" w:ascii="宋体" w:hAnsi="宋体" w:eastAsia="宋体" w:cs="宋体"/>
                <w:b/>
                <w:color w:val="auto"/>
                <w:spacing w:val="-13"/>
                <w:sz w:val="21"/>
                <w:szCs w:val="21"/>
                <w:highlight w:val="none"/>
              </w:rPr>
              <w:t>勇</w:t>
            </w:r>
            <w:r>
              <w:rPr>
                <w:rFonts w:hint="eastAsia" w:ascii="宋体" w:hAnsi="宋体" w:eastAsia="宋体" w:cs="宋体"/>
                <w:b/>
                <w:color w:val="auto"/>
                <w:sz w:val="21"/>
                <w:szCs w:val="21"/>
                <w:highlight w:val="none"/>
              </w:rPr>
              <w:t>于发表个人想法</w:t>
            </w:r>
            <w:r>
              <w:rPr>
                <w:rFonts w:hint="eastAsia" w:ascii="宋体" w:hAnsi="宋体" w:eastAsia="宋体" w:cs="宋体"/>
                <w:b/>
                <w:color w:val="auto"/>
                <w:sz w:val="21"/>
                <w:szCs w:val="21"/>
                <w:highlight w:val="none"/>
                <w:lang w:eastAsia="zh-CN"/>
              </w:rPr>
              <w:t>。</w:t>
            </w:r>
          </w:p>
        </w:tc>
        <w:tc>
          <w:tcPr>
            <w:tcW w:w="2467"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认真倾听同学分享，并做好笔记。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5" w:hRule="atLeast"/>
          <w:jc w:val="center"/>
        </w:trPr>
        <w:tc>
          <w:tcPr>
            <w:tcW w:w="763"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832"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3223"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15</w:t>
            </w:r>
            <w:r>
              <w:rPr>
                <w:rFonts w:hint="eastAsia" w:ascii="宋体" w:hAnsi="宋体" w:eastAsia="宋体" w:cs="宋体"/>
                <w:color w:val="auto"/>
                <w:spacing w:val="-16"/>
                <w:sz w:val="21"/>
                <w:szCs w:val="21"/>
                <w:highlight w:val="none"/>
              </w:rPr>
              <w:t>分钟</w:t>
            </w:r>
            <w:r>
              <w:rPr>
                <w:rFonts w:hint="eastAsia" w:ascii="宋体" w:hAnsi="宋体" w:eastAsia="宋体" w:cs="宋体"/>
                <w:color w:val="auto"/>
                <w:sz w:val="21"/>
                <w:szCs w:val="21"/>
                <w:highlight w:val="none"/>
              </w:rPr>
              <w:t>）</w:t>
            </w:r>
            <w:r>
              <w:rPr>
                <w:rFonts w:hint="eastAsia" w:ascii="宋体" w:hAnsi="宋体" w:eastAsia="宋体" w:cs="宋体"/>
                <w:color w:val="auto"/>
                <w:spacing w:val="-2"/>
                <w:sz w:val="21"/>
                <w:szCs w:val="21"/>
                <w:highlight w:val="none"/>
              </w:rPr>
              <w:t>点评各小组展示</w:t>
            </w:r>
            <w:r>
              <w:rPr>
                <w:rFonts w:hint="eastAsia" w:ascii="宋体" w:hAnsi="宋体" w:eastAsia="宋体" w:cs="宋体"/>
                <w:color w:val="auto"/>
                <w:spacing w:val="2"/>
                <w:w w:val="95"/>
                <w:sz w:val="21"/>
                <w:szCs w:val="21"/>
                <w:highlight w:val="none"/>
              </w:rPr>
              <w:t>情况，完善学生的思路及想法，引导学生正确地思考教学案例，</w:t>
            </w:r>
            <w:r>
              <w:rPr>
                <w:rFonts w:hint="eastAsia" w:ascii="宋体" w:hAnsi="宋体" w:eastAsia="宋体" w:cs="宋体"/>
                <w:color w:val="auto"/>
                <w:sz w:val="21"/>
                <w:szCs w:val="21"/>
                <w:highlight w:val="none"/>
              </w:rPr>
              <w:t>同时给出专业的理解。</w:t>
            </w:r>
          </w:p>
        </w:tc>
        <w:tc>
          <w:tcPr>
            <w:tcW w:w="2235"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6"/>
                <w:sz w:val="21"/>
                <w:szCs w:val="21"/>
                <w:highlight w:val="none"/>
              </w:rPr>
              <w:t>让学生能正确</w:t>
            </w:r>
            <w:r>
              <w:rPr>
                <w:rFonts w:hint="eastAsia" w:ascii="宋体" w:hAnsi="宋体" w:eastAsia="宋体" w:cs="宋体"/>
                <w:color w:val="auto"/>
                <w:spacing w:val="12"/>
                <w:sz w:val="21"/>
                <w:szCs w:val="21"/>
                <w:highlight w:val="none"/>
              </w:rPr>
              <w:t>思考和</w:t>
            </w:r>
            <w:r>
              <w:rPr>
                <w:rFonts w:hint="eastAsia" w:ascii="宋体" w:hAnsi="宋体" w:eastAsia="宋体" w:cs="宋体"/>
                <w:color w:val="auto"/>
                <w:spacing w:val="12"/>
                <w:sz w:val="21"/>
                <w:szCs w:val="21"/>
                <w:highlight w:val="none"/>
                <w:lang w:val="en-US" w:eastAsia="zh-CN"/>
              </w:rPr>
              <w:t>描述python在数字媒体技术</w:t>
            </w:r>
            <w:r>
              <w:rPr>
                <w:rFonts w:hint="eastAsia" w:ascii="宋体" w:hAnsi="宋体" w:eastAsia="宋体" w:cs="宋体"/>
                <w:color w:val="auto"/>
                <w:spacing w:val="12"/>
                <w:sz w:val="21"/>
                <w:szCs w:val="21"/>
                <w:highlight w:val="none"/>
              </w:rPr>
              <w:t>行业</w:t>
            </w:r>
            <w:r>
              <w:rPr>
                <w:rFonts w:hint="eastAsia" w:ascii="宋体" w:hAnsi="宋体" w:eastAsia="宋体" w:cs="宋体"/>
                <w:color w:val="auto"/>
                <w:spacing w:val="12"/>
                <w:sz w:val="21"/>
                <w:szCs w:val="21"/>
                <w:highlight w:val="none"/>
                <w:lang w:val="en-US" w:eastAsia="zh-CN"/>
              </w:rPr>
              <w:t>中的应用</w:t>
            </w:r>
            <w:r>
              <w:rPr>
                <w:rFonts w:hint="eastAsia" w:ascii="宋体" w:hAnsi="宋体" w:eastAsia="宋体" w:cs="宋体"/>
                <w:color w:val="auto"/>
                <w:spacing w:val="-10"/>
                <w:sz w:val="21"/>
                <w:szCs w:val="21"/>
                <w:highlight w:val="none"/>
              </w:rPr>
              <w:t>与国家社会、经济发展</w:t>
            </w:r>
            <w:r>
              <w:rPr>
                <w:rFonts w:hint="eastAsia" w:ascii="宋体" w:hAnsi="宋体" w:eastAsia="宋体" w:cs="宋体"/>
                <w:color w:val="auto"/>
                <w:spacing w:val="-11"/>
                <w:sz w:val="21"/>
                <w:szCs w:val="21"/>
                <w:highlight w:val="none"/>
              </w:rPr>
              <w:t>的联系，提升学生的使</w:t>
            </w:r>
            <w:r>
              <w:rPr>
                <w:rFonts w:hint="eastAsia" w:ascii="宋体" w:hAnsi="宋体" w:eastAsia="宋体" w:cs="宋体"/>
                <w:color w:val="auto"/>
                <w:spacing w:val="12"/>
                <w:sz w:val="21"/>
                <w:szCs w:val="21"/>
                <w:highlight w:val="none"/>
              </w:rPr>
              <w:t>命感、责任感和自豪</w:t>
            </w:r>
            <w:r>
              <w:rPr>
                <w:rFonts w:hint="eastAsia" w:ascii="宋体" w:hAnsi="宋体" w:eastAsia="宋体" w:cs="宋体"/>
                <w:color w:val="auto"/>
                <w:sz w:val="21"/>
                <w:szCs w:val="21"/>
                <w:highlight w:val="none"/>
              </w:rPr>
              <w:t>感。</w:t>
            </w:r>
          </w:p>
        </w:tc>
        <w:tc>
          <w:tcPr>
            <w:tcW w:w="2467"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认真倾听教师讲解，并做好笔记，以备后续课程内容需要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jc w:val="center"/>
        </w:trPr>
        <w:tc>
          <w:tcPr>
            <w:tcW w:w="763"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832"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3223" w:type="dxa"/>
            <w:vAlign w:val="center"/>
          </w:tcPr>
          <w:p>
            <w:pPr>
              <w:pStyle w:val="3"/>
              <w:pageBreakBefore w:val="0"/>
              <w:widowControl w:val="0"/>
              <w:kinsoku/>
              <w:wordWrap/>
              <w:overflowPunct/>
              <w:topLinePunct w:val="0"/>
              <w:autoSpaceDE w:val="0"/>
              <w:autoSpaceDN w:val="0"/>
              <w:bidi w:val="0"/>
              <w:spacing w:before="0" w:line="240" w:lineRule="auto"/>
              <w:ind w:left="0" w:leftChars="0" w:righ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（60分钟）任务1 读写加解密文件</w:t>
            </w:r>
          </w:p>
          <w:p>
            <w:pPr>
              <w:pStyle w:val="3"/>
              <w:pageBreakBefore w:val="0"/>
              <w:widowControl w:val="0"/>
              <w:kinsoku/>
              <w:wordWrap/>
              <w:overflowPunct/>
              <w:topLinePunct w:val="0"/>
              <w:autoSpaceDE w:val="0"/>
              <w:autoSpaceDN w:val="0"/>
              <w:bidi w:val="0"/>
              <w:spacing w:before="0" w:line="240" w:lineRule="auto"/>
              <w:ind w:left="0" w:leftChars="0" w:righ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（10分钟）</w:t>
            </w:r>
            <w:r>
              <w:rPr>
                <w:rFonts w:hint="eastAsia" w:ascii="宋体" w:hAnsi="宋体" w:eastAsia="宋体" w:cs="宋体"/>
                <w:b/>
                <w:sz w:val="21"/>
                <w:szCs w:val="21"/>
                <w:lang w:val="en-US" w:eastAsia="zh-CN"/>
              </w:rPr>
              <w:t>一、</w:t>
            </w:r>
            <w:r>
              <w:rPr>
                <w:rFonts w:hint="eastAsia" w:ascii="宋体" w:hAnsi="宋体" w:eastAsia="宋体" w:cs="宋体"/>
                <w:sz w:val="21"/>
                <w:szCs w:val="21"/>
                <w:lang w:val="en-US" w:eastAsia="zh-CN"/>
              </w:rPr>
              <w:t xml:space="preserve">认识文件类型 </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按文件中数据的组织形式可以把文件分为文本文件和二进制文件两大类。</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文本文件存储的是常规字符串，通过记事本或其他文本编辑器能正常显示、编辑并且人类能够直接阅读和理解。二进制文件把对象内容以字符串（bytes）进行存储，无法用记事本或其他普通文本处理软件直接进行编辑，通常也无法被人类直接阅读和理解。</w:t>
            </w:r>
          </w:p>
          <w:p>
            <w:pPr>
              <w:pStyle w:val="3"/>
              <w:pageBreakBefore w:val="0"/>
              <w:widowControl w:val="0"/>
              <w:kinsoku/>
              <w:wordWrap/>
              <w:overflowPunct/>
              <w:topLinePunct w:val="0"/>
              <w:autoSpaceDE w:val="0"/>
              <w:autoSpaceDN w:val="0"/>
              <w:bidi w:val="0"/>
              <w:spacing w:before="0" w:line="240" w:lineRule="auto"/>
              <w:ind w:left="0" w:leftChars="0" w:righ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（10分钟）二、打开文件对象</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文件的操作主要有以下3个流程：</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（1）打开文件并创建文件对象</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（2）文件对象操作，如读取、写入、删除、修改等</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（3）关闭并保存文件内容</w:t>
            </w:r>
          </w:p>
          <w:p>
            <w:pPr>
              <w:pStyle w:val="3"/>
              <w:pageBreakBefore w:val="0"/>
              <w:widowControl w:val="0"/>
              <w:kinsoku/>
              <w:wordWrap/>
              <w:overflowPunct/>
              <w:topLinePunct w:val="0"/>
              <w:autoSpaceDE w:val="0"/>
              <w:autoSpaceDN w:val="0"/>
              <w:bidi w:val="0"/>
              <w:spacing w:before="0" w:line="240" w:lineRule="auto"/>
              <w:ind w:left="0" w:leftChars="0" w:righ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ascii="宋体" w:hAnsi="宋体" w:cs="宋体"/>
                <w:sz w:val="21"/>
                <w:szCs w:val="21"/>
                <w:lang w:val="en-US" w:eastAsia="zh-CN"/>
              </w:rPr>
              <w:t>4</w:t>
            </w:r>
            <w:r>
              <w:rPr>
                <w:rFonts w:hint="eastAsia" w:ascii="宋体" w:hAnsi="宋体" w:eastAsia="宋体" w:cs="宋体"/>
                <w:sz w:val="21"/>
                <w:szCs w:val="21"/>
                <w:lang w:val="en-US" w:eastAsia="zh-CN"/>
              </w:rPr>
              <w:t>0分钟）三、实现文件加解密的读写</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（10分钟）</w:t>
            </w:r>
            <w:r>
              <w:rPr>
                <w:rFonts w:hint="eastAsia" w:ascii="宋体" w:hAnsi="宋体" w:eastAsia="宋体" w:cs="宋体"/>
                <w:b/>
                <w:sz w:val="21"/>
                <w:szCs w:val="21"/>
                <w:lang w:val="en-US" w:eastAsia="zh-CN"/>
              </w:rPr>
              <w:t>1.</w:t>
            </w:r>
            <w:r>
              <w:rPr>
                <w:rFonts w:hint="eastAsia" w:ascii="宋体" w:hAnsi="宋体" w:eastAsia="宋体" w:cs="宋体"/>
                <w:b/>
                <w:bCs/>
                <w:sz w:val="21"/>
                <w:szCs w:val="21"/>
                <w:lang w:val="en-US" w:eastAsia="zh-CN"/>
              </w:rPr>
              <w:t>文本文件的读写操作</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文件的读写可以采用两种形式。</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（1）使用 Python 内置的open( )函数。</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（2）使用with 语句管理文件对象可以处理文件后关闭文件。</w:t>
            </w:r>
          </w:p>
          <w:p>
            <w:pPr>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（30分钟）2. 读写加解密文件</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 以写入模式打开，写入内容后关闭</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2.file = open('plaintext.txt', 'w')</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3.file.write('文件加密前内容\n')</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4.file.write('本次项目的预计金额为 \n')</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5.file.close()</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6.file = open('plaintext.txt', 'r') # 只读模式打开</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7.first_line = file.readline() # 读取第一行</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8.print(first_line)</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9.other_lines = file.read() # 读取剩余所有内容</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10.print(other_lines)</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11.remain = file.read()</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12.print(remain)</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13.file.close() # 关闭文件</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14.# 使用with open 打开文件对象，自动关闭文件</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15.with open('plaintext.txt', 'a+') as file:</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16.file.write('100 万元\n') # 继续写入</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17.file.seek(0) # 调整文件指针到文件开头</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18.text = file.read() # 读取整篇文档</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19.print(text)</w:t>
            </w:r>
          </w:p>
        </w:tc>
        <w:tc>
          <w:tcPr>
            <w:tcW w:w="2235"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2"/>
                <w:sz w:val="21"/>
                <w:szCs w:val="21"/>
                <w:highlight w:val="none"/>
              </w:rPr>
              <w:t>激发学习热情，</w:t>
            </w:r>
            <w:r>
              <w:rPr>
                <w:rFonts w:hint="eastAsia" w:ascii="宋体" w:hAnsi="宋体" w:eastAsia="宋体" w:cs="宋体"/>
                <w:b/>
                <w:color w:val="auto"/>
                <w:spacing w:val="-11"/>
                <w:sz w:val="21"/>
                <w:szCs w:val="21"/>
                <w:highlight w:val="none"/>
              </w:rPr>
              <w:t>努</w:t>
            </w:r>
            <w:r>
              <w:rPr>
                <w:rFonts w:hint="eastAsia" w:ascii="宋体" w:hAnsi="宋体" w:eastAsia="宋体" w:cs="宋体"/>
                <w:b/>
                <w:color w:val="auto"/>
                <w:spacing w:val="-22"/>
                <w:sz w:val="21"/>
                <w:szCs w:val="21"/>
                <w:highlight w:val="none"/>
              </w:rPr>
              <w:t>力进取，</w:t>
            </w:r>
            <w:r>
              <w:rPr>
                <w:rFonts w:hint="eastAsia" w:ascii="宋体" w:hAnsi="宋体" w:eastAsia="宋体" w:cs="宋体"/>
                <w:color w:val="auto"/>
                <w:sz w:val="21"/>
                <w:szCs w:val="21"/>
                <w:highlight w:val="none"/>
              </w:rPr>
              <w:t>树立</w:t>
            </w:r>
            <w:r>
              <w:rPr>
                <w:rFonts w:hint="eastAsia" w:ascii="宋体" w:hAnsi="宋体" w:eastAsia="宋体" w:cs="宋体"/>
                <w:b/>
                <w:color w:val="auto"/>
                <w:spacing w:val="-4"/>
                <w:sz w:val="21"/>
                <w:szCs w:val="21"/>
                <w:highlight w:val="none"/>
              </w:rPr>
              <w:t>从事</w:t>
            </w:r>
            <w:r>
              <w:rPr>
                <w:rFonts w:hint="eastAsia" w:ascii="宋体" w:hAnsi="宋体" w:eastAsia="宋体" w:cs="宋体"/>
                <w:b/>
                <w:color w:val="auto"/>
                <w:spacing w:val="-4"/>
                <w:sz w:val="21"/>
                <w:szCs w:val="21"/>
                <w:highlight w:val="none"/>
                <w:lang w:val="en-US" w:eastAsia="zh-CN"/>
              </w:rPr>
              <w:t>数字媒体</w:t>
            </w:r>
            <w:r>
              <w:rPr>
                <w:rFonts w:hint="eastAsia" w:ascii="宋体" w:hAnsi="宋体" w:eastAsia="宋体" w:cs="宋体"/>
                <w:b/>
                <w:color w:val="auto"/>
                <w:spacing w:val="12"/>
                <w:w w:val="95"/>
                <w:sz w:val="21"/>
                <w:szCs w:val="21"/>
                <w:highlight w:val="none"/>
              </w:rPr>
              <w:t>的使命感和社会责任</w:t>
            </w:r>
            <w:r>
              <w:rPr>
                <w:rFonts w:hint="eastAsia" w:ascii="宋体" w:hAnsi="宋体" w:eastAsia="宋体" w:cs="宋体"/>
                <w:b/>
                <w:color w:val="auto"/>
                <w:sz w:val="21"/>
                <w:szCs w:val="21"/>
                <w:highlight w:val="none"/>
              </w:rPr>
              <w:t>感</w:t>
            </w:r>
            <w:r>
              <w:rPr>
                <w:rFonts w:hint="eastAsia" w:ascii="宋体" w:hAnsi="宋体" w:eastAsia="宋体" w:cs="宋体"/>
                <w:color w:val="auto"/>
                <w:spacing w:val="-12"/>
                <w:sz w:val="21"/>
                <w:szCs w:val="21"/>
                <w:highlight w:val="none"/>
              </w:rPr>
              <w:t>，成为实现中华民族</w:t>
            </w:r>
            <w:r>
              <w:rPr>
                <w:rFonts w:hint="eastAsia" w:ascii="宋体" w:hAnsi="宋体" w:eastAsia="宋体" w:cs="宋体"/>
                <w:color w:val="auto"/>
                <w:spacing w:val="12"/>
                <w:sz w:val="21"/>
                <w:szCs w:val="21"/>
                <w:highlight w:val="none"/>
              </w:rPr>
              <w:t>伟大复兴的中国梦的</w:t>
            </w:r>
            <w:r>
              <w:rPr>
                <w:rFonts w:hint="eastAsia" w:ascii="宋体" w:hAnsi="宋体" w:eastAsia="宋体" w:cs="宋体"/>
                <w:color w:val="auto"/>
                <w:sz w:val="21"/>
                <w:szCs w:val="21"/>
                <w:highlight w:val="none"/>
              </w:rPr>
              <w:t>建设者和可靠</w:t>
            </w:r>
            <w:r>
              <w:rPr>
                <w:rFonts w:hint="eastAsia" w:ascii="宋体" w:hAnsi="宋体" w:eastAsia="宋体" w:cs="宋体"/>
                <w:b/>
                <w:color w:val="auto"/>
                <w:sz w:val="21"/>
                <w:szCs w:val="21"/>
                <w:highlight w:val="none"/>
              </w:rPr>
              <w:t>接班人</w:t>
            </w:r>
            <w:r>
              <w:rPr>
                <w:rFonts w:hint="eastAsia" w:ascii="宋体" w:hAnsi="宋体" w:eastAsia="宋体" w:cs="宋体"/>
                <w:b/>
                <w:color w:val="auto"/>
                <w:sz w:val="21"/>
                <w:szCs w:val="21"/>
                <w:highlight w:val="none"/>
                <w:lang w:eastAsia="zh-CN"/>
              </w:rPr>
              <w:t>。</w:t>
            </w:r>
          </w:p>
        </w:tc>
        <w:tc>
          <w:tcPr>
            <w:tcW w:w="2467" w:type="dxa"/>
            <w:vAlign w:val="center"/>
          </w:tcPr>
          <w:p>
            <w:pPr>
              <w:pStyle w:val="11"/>
              <w:pageBreakBefore w:val="0"/>
              <w:widowControl w:val="0"/>
              <w:kinsoku/>
              <w:wordWrap/>
              <w:overflowPunct/>
              <w:topLinePunct w:val="0"/>
              <w:autoSpaceDE w:val="0"/>
              <w:autoSpaceDN w:val="0"/>
              <w:bidi w:val="0"/>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7"/>
                <w:sz w:val="21"/>
                <w:szCs w:val="21"/>
                <w:highlight w:val="none"/>
              </w:rPr>
              <w:t>结合重点内容的讲</w:t>
            </w:r>
            <w:r>
              <w:rPr>
                <w:rFonts w:hint="eastAsia" w:ascii="宋体" w:hAnsi="宋体" w:eastAsia="宋体" w:cs="宋体"/>
                <w:color w:val="auto"/>
                <w:spacing w:val="-9"/>
                <w:sz w:val="21"/>
                <w:szCs w:val="21"/>
                <w:highlight w:val="none"/>
              </w:rPr>
              <w:t>解，讨论现代</w:t>
            </w:r>
            <w:r>
              <w:rPr>
                <w:rFonts w:hint="eastAsia" w:ascii="宋体" w:hAnsi="宋体" w:eastAsia="宋体" w:cs="宋体"/>
                <w:color w:val="auto"/>
                <w:spacing w:val="-9"/>
                <w:sz w:val="21"/>
                <w:szCs w:val="21"/>
                <w:highlight w:val="none"/>
                <w:lang w:val="en-US" w:eastAsia="zh-CN"/>
              </w:rPr>
              <w:t>数字媒体</w:t>
            </w:r>
            <w:r>
              <w:rPr>
                <w:rFonts w:hint="eastAsia" w:ascii="宋体" w:hAnsi="宋体" w:eastAsia="宋体" w:cs="宋体"/>
                <w:color w:val="auto"/>
                <w:spacing w:val="-9"/>
                <w:sz w:val="21"/>
                <w:szCs w:val="21"/>
                <w:highlight w:val="none"/>
              </w:rPr>
              <w:t>应用在</w:t>
            </w:r>
            <w:r>
              <w:rPr>
                <w:rFonts w:hint="eastAsia" w:ascii="宋体" w:hAnsi="宋体" w:eastAsia="宋体" w:cs="宋体"/>
                <w:color w:val="auto"/>
                <w:spacing w:val="13"/>
                <w:sz w:val="21"/>
                <w:szCs w:val="21"/>
                <w:highlight w:val="none"/>
              </w:rPr>
              <w:t>经济社会生活的方方面</w:t>
            </w:r>
            <w:r>
              <w:rPr>
                <w:rFonts w:hint="eastAsia" w:ascii="宋体" w:hAnsi="宋体" w:eastAsia="宋体" w:cs="宋体"/>
                <w:color w:val="auto"/>
                <w:sz w:val="21"/>
                <w:szCs w:val="21"/>
                <w:highlight w:val="none"/>
              </w:rPr>
              <w:t>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jc w:val="center"/>
        </w:trPr>
        <w:tc>
          <w:tcPr>
            <w:tcW w:w="763" w:type="dxa"/>
            <w:vMerge w:val="restart"/>
            <w:vAlign w:val="center"/>
          </w:tcPr>
          <w:p>
            <w:pPr>
              <w:pStyle w:val="11"/>
              <w:pageBreakBefore w:val="0"/>
              <w:widowControl w:val="0"/>
              <w:kinsoku/>
              <w:wordWrap/>
              <w:overflowPunct/>
              <w:topLinePunct w:val="0"/>
              <w:autoSpaceDE w:val="0"/>
              <w:autoSpaceDN w:val="0"/>
              <w:bidi w:val="0"/>
              <w:spacing w:before="0"/>
              <w:ind w:left="0" w:right="0"/>
              <w:jc w:val="center"/>
              <w:textAlignment w:val="auto"/>
              <w:rPr>
                <w:rFonts w:ascii="Times New Roman"/>
                <w:b/>
                <w:bCs/>
                <w:color w:val="auto"/>
                <w:sz w:val="20"/>
                <w:highlight w:val="none"/>
              </w:rPr>
            </w:pPr>
            <w:r>
              <w:rPr>
                <w:b/>
                <w:color w:val="auto"/>
                <w:sz w:val="21"/>
                <w:highlight w:val="none"/>
              </w:rPr>
              <w:t>课中</w:t>
            </w:r>
          </w:p>
        </w:tc>
        <w:tc>
          <w:tcPr>
            <w:tcW w:w="832" w:type="dxa"/>
            <w:vMerge w:val="restart"/>
            <w:vAlign w:val="center"/>
          </w:tcPr>
          <w:p>
            <w:pPr>
              <w:pStyle w:val="11"/>
              <w:pageBreakBefore w:val="0"/>
              <w:widowControl w:val="0"/>
              <w:kinsoku/>
              <w:wordWrap/>
              <w:overflowPunct/>
              <w:topLinePunct w:val="0"/>
              <w:autoSpaceDE w:val="0"/>
              <w:autoSpaceDN w:val="0"/>
              <w:bidi w:val="0"/>
              <w:spacing w:before="0"/>
              <w:ind w:left="0" w:right="0"/>
              <w:jc w:val="center"/>
              <w:textAlignment w:val="auto"/>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223" w:type="dxa"/>
            <w:vAlign w:val="center"/>
          </w:tcPr>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60分钟</w:t>
            </w:r>
            <w:r>
              <w:rPr>
                <w:rFonts w:hint="eastAsia" w:ascii="宋体" w:hAnsi="宋体" w:eastAsia="宋体" w:cs="宋体"/>
                <w:b/>
                <w:sz w:val="21"/>
                <w:szCs w:val="21"/>
                <w:lang w:eastAsia="zh-CN"/>
              </w:rPr>
              <w:t>）</w:t>
            </w:r>
            <w:r>
              <w:rPr>
                <w:rFonts w:hint="eastAsia" w:ascii="宋体" w:hAnsi="宋体" w:eastAsia="宋体" w:cs="宋体"/>
                <w:b/>
                <w:sz w:val="21"/>
                <w:szCs w:val="21"/>
              </w:rPr>
              <w:t>任务2 设计加解密算法</w:t>
            </w:r>
            <w:r>
              <w:rPr>
                <w:rFonts w:hint="eastAsia" w:ascii="宋体" w:hAnsi="宋体" w:eastAsia="宋体" w:cs="宋体"/>
                <w:b/>
                <w:sz w:val="21"/>
                <w:szCs w:val="21"/>
                <w:lang w:val="en-US" w:eastAsia="zh-CN"/>
              </w:rPr>
              <w:t>-</w:t>
            </w:r>
            <w:r>
              <w:rPr>
                <w:rFonts w:hint="eastAsia" w:ascii="宋体" w:hAnsi="宋体" w:eastAsia="宋体" w:cs="宋体"/>
                <w:b/>
                <w:sz w:val="21"/>
                <w:szCs w:val="21"/>
              </w:rPr>
              <w:t>对称加密</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bCs/>
                <w:sz w:val="21"/>
                <w:szCs w:val="21"/>
                <w:lang w:val="en-US" w:eastAsia="zh-CN"/>
              </w:rPr>
              <w:t>（10分钟）</w:t>
            </w:r>
            <w:r>
              <w:rPr>
                <w:rFonts w:hint="eastAsia" w:ascii="宋体" w:hAnsi="宋体" w:eastAsia="宋体" w:cs="宋体"/>
                <w:b/>
                <w:sz w:val="21"/>
                <w:szCs w:val="21"/>
                <w:lang w:val="en-US" w:eastAsia="zh-CN"/>
              </w:rPr>
              <w:t>一、认识位运算</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计算机的位运算主要有六种形式：</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“与”运算   </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“或”运算   </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“异或”运算</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leftChars="0" w:right="0" w:firstLine="482"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“取反”运算</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leftChars="0" w:right="0" w:firstLine="482"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“左移”运算 </w:t>
            </w:r>
          </w:p>
          <w:p>
            <w:pPr>
              <w:keepNext w:val="0"/>
              <w:keepLines w:val="0"/>
              <w:pageBreakBefore w:val="0"/>
              <w:widowControl w:val="0"/>
              <w:numPr>
                <w:ilvl w:val="0"/>
                <w:numId w:val="4"/>
              </w:numPr>
              <w:kinsoku/>
              <w:wordWrap/>
              <w:overflowPunct/>
              <w:topLinePunct w:val="0"/>
              <w:autoSpaceDE w:val="0"/>
              <w:autoSpaceDN w:val="0"/>
              <w:bidi w:val="0"/>
              <w:adjustRightInd w:val="0"/>
              <w:snapToGrid w:val="0"/>
              <w:spacing w:before="0" w:line="240" w:lineRule="auto"/>
              <w:ind w:left="0" w:leftChars="0" w:right="0" w:firstLine="482"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“右移”运算</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bCs/>
                <w:sz w:val="21"/>
                <w:szCs w:val="21"/>
                <w:lang w:val="en-US" w:eastAsia="zh-CN"/>
              </w:rPr>
              <w:t>（10分钟）</w:t>
            </w:r>
            <w:r>
              <w:rPr>
                <w:rFonts w:hint="eastAsia" w:ascii="宋体" w:hAnsi="宋体" w:eastAsia="宋体" w:cs="宋体"/>
                <w:b/>
                <w:sz w:val="21"/>
                <w:szCs w:val="21"/>
                <w:lang w:val="en-US" w:eastAsia="zh-CN"/>
              </w:rPr>
              <w:t>二、利用异或操作设计对称加密算法</w:t>
            </w:r>
          </w:p>
          <w:p>
            <w:pPr>
              <w:pStyle w:val="3"/>
              <w:keepNext/>
              <w:keepLines/>
              <w:pageBreakBefore w:val="0"/>
              <w:widowControl w:val="0"/>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通过异或位运算来设计加解密算法。这里定义待加密的内容为数字M，也称为明文，设计对称加密算法，即加密密钥和解密密钥一致，定义加密和解密密钥均为数字K，加密和解密方法均为异或操作，加密后结果为数字C，也称为密文，解密结果为数字D，如果D与M 相同，则表示解密成功，否则解密失败。</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（40分钟）三、实现使用一组数字作为密钥进行对称加密</w:t>
            </w:r>
          </w:p>
          <w:p>
            <w:pPr>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1.使用一组数字作为组合密钥</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利用多个数字组成一个列表，作为一个组合密钥。每次根据原文数据的位置选出一个密钥数字来进行运算，增加运算的复杂度，从而增强加密算法的强度。</w:t>
            </w:r>
          </w:p>
          <w:p>
            <w:pPr>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2.使用组合密钥进行对称加密</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加密过程如下：</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 定义明文和密钥组</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2.M = [201, 101, 88, 188, 211, 132, 219, 71, 214, 108, 200]</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3.K = [211, 135, 190]</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 定义加密、解密需要的数据</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5.C = [] # C用于存放加密后的密文</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6.D = [] # D用于存放解密后的原文</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7.length = len(K) # 计算密钥组长度</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8.print(f'加密前的数据: ',M)</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 加密过程</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10.for index, number in enumerate(M): # 获取原文及对应的索引</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 position = index % length # 计算应该选取的密钥组中数字的索引</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 password = K[position] # 取出要计算的密钥数字</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 encrypted = number ^ password # 通过异或运算进行加密</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14. C.append(encrypted) # 将加密后的值存入结果列表</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15.print(f'加密后的数据: ',C)</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解密过程是加密过程的逆运算。</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60分钟</w:t>
            </w:r>
            <w:r>
              <w:rPr>
                <w:rFonts w:hint="eastAsia" w:ascii="宋体" w:hAnsi="宋体" w:eastAsia="宋体" w:cs="宋体"/>
                <w:b/>
                <w:sz w:val="21"/>
                <w:szCs w:val="21"/>
                <w:lang w:eastAsia="zh-CN"/>
              </w:rPr>
              <w:t>）</w:t>
            </w:r>
            <w:r>
              <w:rPr>
                <w:rFonts w:hint="eastAsia" w:ascii="宋体" w:hAnsi="宋体" w:eastAsia="宋体" w:cs="宋体"/>
                <w:b/>
                <w:sz w:val="21"/>
                <w:szCs w:val="21"/>
              </w:rPr>
              <w:t>任务2 设计加解密算法</w:t>
            </w:r>
            <w:r>
              <w:rPr>
                <w:rFonts w:hint="eastAsia" w:ascii="宋体" w:hAnsi="宋体" w:eastAsia="宋体" w:cs="宋体"/>
                <w:b/>
                <w:sz w:val="21"/>
                <w:szCs w:val="21"/>
                <w:lang w:val="en-US" w:eastAsia="zh-CN"/>
              </w:rPr>
              <w:t>-中文</w:t>
            </w:r>
            <w:r>
              <w:rPr>
                <w:rFonts w:hint="eastAsia" w:ascii="宋体" w:hAnsi="宋体" w:eastAsia="宋体" w:cs="宋体"/>
                <w:b/>
                <w:sz w:val="21"/>
                <w:szCs w:val="21"/>
              </w:rPr>
              <w:t>加密</w:t>
            </w:r>
          </w:p>
          <w:p>
            <w:pPr>
              <w:pStyle w:val="3"/>
              <w:pageBreakBefore w:val="0"/>
              <w:widowControl w:val="0"/>
              <w:kinsoku/>
              <w:wordWrap/>
              <w:overflowPunct/>
              <w:topLinePunct w:val="0"/>
              <w:autoSpaceDE w:val="0"/>
              <w:autoSpaceDN w:val="0"/>
              <w:bidi w:val="0"/>
              <w:adjustRightInd/>
              <w:snapToGrid w:val="0"/>
              <w:spacing w:before="0" w:line="240" w:lineRule="auto"/>
              <w:ind w:left="0" w:right="0" w:firstLine="0" w:firstLineChars="0"/>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（10分钟）一、中文字符的二进制转换</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包含中文的字符串不能直接定义成二进制形式，需要调用str.encode( )进行编码转换，而将bytes类型转换成普通字符串可以调用decode( )进行解码处理。注意，编码和解码不是我们设计的加密和解密算法，只是根据码表进行的翻译。</w:t>
            </w:r>
          </w:p>
          <w:p>
            <w:pPr>
              <w:pageBreakBefore w:val="0"/>
              <w:widowControl w:val="0"/>
              <w:kinsoku/>
              <w:wordWrap/>
              <w:overflowPunct/>
              <w:topLinePunct w:val="0"/>
              <w:autoSpaceDE w:val="0"/>
              <w:autoSpaceDN w:val="0"/>
              <w:bidi w:val="0"/>
              <w:adjustRightInd w:val="0"/>
              <w:snapToGrid w:val="0"/>
              <w:spacing w:before="0" w:line="240" w:lineRule="auto"/>
              <w:ind w:left="0" w:right="0"/>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（15分钟）二、中文密钥及中文文本的bytes 转换</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1. 转换中文密钥</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示例代码如下：</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#转换中文密钥</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key = '强化网络安全意识'.encode('utf8') #对密码进行utf8编码</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print((key))</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2. 获取中文文本的二进制格式</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firstLine="420" w:firstLineChars="20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示例代码如下：</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#读取待加密文件内容</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src_file = open('plaintext.txt', 'rb') # 以'rb'模式打开文件</w:t>
            </w:r>
          </w:p>
          <w:p>
            <w:pPr>
              <w:keepNext w:val="0"/>
              <w:keepLines w:val="0"/>
              <w:pageBreakBefore w:val="0"/>
              <w:widowControl w:val="0"/>
              <w:kinsoku/>
              <w:wordWrap/>
              <w:overflowPunct/>
              <w:topLinePunct w:val="0"/>
              <w:autoSpaceDE w:val="0"/>
              <w:autoSpaceDN w:val="0"/>
              <w:bidi w:val="0"/>
              <w:adjustRightInd/>
              <w:snapToGrid w:val="0"/>
              <w:spacing w:before="0" w:line="240" w:lineRule="auto"/>
              <w:ind w:left="0" w:right="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content = src_file.read() # 读取二进制内容</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（35分钟）三、实现使用中文作为密钥进行对称加密</w:t>
            </w:r>
          </w:p>
          <w:p>
            <w:pPr>
              <w:pageBreakBefore w:val="0"/>
              <w:widowControl w:val="0"/>
              <w:kinsoku/>
              <w:wordWrap/>
              <w:overflowPunct/>
              <w:topLinePunct w:val="0"/>
              <w:autoSpaceDE w:val="0"/>
              <w:autoSpaceDN w:val="0"/>
              <w:bidi w:val="0"/>
              <w:snapToGrid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 xml:space="preserve">    </w:t>
            </w:r>
            <w:r>
              <w:rPr>
                <w:rFonts w:hint="eastAsia" w:ascii="宋体" w:hAnsi="宋体" w:eastAsia="宋体" w:cs="宋体"/>
                <w:b w:val="0"/>
                <w:bCs w:val="0"/>
                <w:kern w:val="2"/>
                <w:sz w:val="21"/>
                <w:szCs w:val="21"/>
                <w:lang w:val="en-US" w:eastAsia="zh-CN" w:bidi="ar-SA"/>
              </w:rPr>
              <w:t>利用中文密钥对读取到的中文进行加密，并将加密结果写入加密文件的过程如下：</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  #加密过程</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2.length = len(key)  # 计算密钥的长度</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3.result = bytearray()  # 每个字符编码处理后保存在这里</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4.for position, byte_value in enumerate(content):</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5.    index = position % length  # 通过取余计算当前应使用的key元素的索引</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6.    k = key[index]  # 从key中取出本次计算需要的数字</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7.    code = byte_value ^ k  # 通过异或运算对当前字节进行加密或解密处理</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8.    result.append(code)  # 将得到的编码值追加到结果中</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9.#将加密密结果写入加密文件</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10.with open('ciphertext.txt', 'wb') as file: # 以 'wb' 模式打开文件</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11.    file.write(result) # 写入加密后的密文</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12.    file.close() # 关闭文件</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解密过程是加密过程的逆运算。</w:t>
            </w:r>
          </w:p>
        </w:tc>
        <w:tc>
          <w:tcPr>
            <w:tcW w:w="2235"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13"/>
                <w:sz w:val="21"/>
                <w:szCs w:val="21"/>
                <w:highlight w:val="none"/>
              </w:rPr>
              <w:t>“</w:t>
            </w:r>
            <w:r>
              <w:rPr>
                <w:rFonts w:hint="eastAsia" w:ascii="宋体" w:hAnsi="宋体" w:eastAsia="宋体" w:cs="宋体"/>
                <w:color w:val="auto"/>
                <w:spacing w:val="-13"/>
                <w:sz w:val="21"/>
                <w:szCs w:val="21"/>
                <w:highlight w:val="none"/>
                <w:lang w:val="en-US" w:eastAsia="zh-CN"/>
              </w:rPr>
              <w:t>会学会用</w:t>
            </w:r>
            <w:r>
              <w:rPr>
                <w:rFonts w:hint="eastAsia" w:ascii="宋体" w:hAnsi="宋体" w:eastAsia="宋体" w:cs="宋体"/>
                <w:color w:val="auto"/>
                <w:spacing w:val="-13"/>
                <w:sz w:val="21"/>
                <w:szCs w:val="21"/>
                <w:highlight w:val="none"/>
              </w:rPr>
              <w:t>”，了</w:t>
            </w:r>
            <w:r>
              <w:rPr>
                <w:rFonts w:hint="eastAsia" w:ascii="宋体" w:hAnsi="宋体" w:eastAsia="宋体" w:cs="宋体"/>
                <w:color w:val="auto"/>
                <w:spacing w:val="12"/>
                <w:sz w:val="21"/>
                <w:szCs w:val="21"/>
                <w:highlight w:val="none"/>
              </w:rPr>
              <w:t>解</w:t>
            </w:r>
            <w:r>
              <w:rPr>
                <w:rFonts w:hint="eastAsia" w:ascii="宋体" w:hAnsi="宋体" w:eastAsia="宋体" w:cs="宋体"/>
                <w:color w:val="auto"/>
                <w:spacing w:val="12"/>
                <w:sz w:val="21"/>
                <w:szCs w:val="21"/>
                <w:highlight w:val="none"/>
                <w:lang w:val="en-US" w:eastAsia="zh-CN"/>
              </w:rPr>
              <w:t>python语法，并应用于数字媒体技术行业</w:t>
            </w:r>
            <w:r>
              <w:rPr>
                <w:rFonts w:hint="eastAsia" w:ascii="宋体" w:hAnsi="宋体" w:eastAsia="宋体" w:cs="宋体"/>
                <w:color w:val="auto"/>
                <w:spacing w:val="12"/>
                <w:sz w:val="21"/>
                <w:szCs w:val="21"/>
                <w:highlight w:val="none"/>
              </w:rPr>
              <w:t>增强学生</w:t>
            </w:r>
            <w:r>
              <w:rPr>
                <w:rFonts w:hint="eastAsia" w:ascii="宋体" w:hAnsi="宋体" w:eastAsia="宋体" w:cs="宋体"/>
                <w:color w:val="auto"/>
                <w:sz w:val="21"/>
                <w:szCs w:val="21"/>
                <w:highlight w:val="none"/>
              </w:rPr>
              <w:t>从事该行业的</w:t>
            </w:r>
            <w:r>
              <w:rPr>
                <w:rFonts w:hint="eastAsia" w:ascii="宋体" w:hAnsi="宋体" w:eastAsia="宋体" w:cs="宋体"/>
                <w:b/>
                <w:color w:val="auto"/>
                <w:sz w:val="21"/>
                <w:szCs w:val="21"/>
                <w:highlight w:val="none"/>
              </w:rPr>
              <w:t>使命感</w:t>
            </w:r>
            <w:r>
              <w:rPr>
                <w:rFonts w:hint="eastAsia" w:ascii="宋体" w:hAnsi="宋体" w:eastAsia="宋体" w:cs="宋体"/>
                <w:b/>
                <w:color w:val="auto"/>
                <w:sz w:val="21"/>
                <w:szCs w:val="21"/>
                <w:highlight w:val="none"/>
                <w:lang w:eastAsia="zh-CN"/>
              </w:rPr>
              <w:t>。</w:t>
            </w:r>
          </w:p>
        </w:tc>
        <w:tc>
          <w:tcPr>
            <w:tcW w:w="246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42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 并记录关键词。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jc w:val="center"/>
        </w:trPr>
        <w:tc>
          <w:tcPr>
            <w:tcW w:w="763"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832"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3223" w:type="dxa"/>
            <w:vAlign w:val="center"/>
          </w:tcPr>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40分钟</w:t>
            </w:r>
            <w:r>
              <w:rPr>
                <w:rFonts w:hint="eastAsia" w:ascii="宋体" w:hAnsi="宋体" w:eastAsia="宋体" w:cs="宋体"/>
                <w:b/>
                <w:sz w:val="21"/>
                <w:szCs w:val="21"/>
                <w:lang w:eastAsia="zh-CN"/>
              </w:rPr>
              <w:t>）</w:t>
            </w:r>
            <w:r>
              <w:rPr>
                <w:rFonts w:hint="eastAsia" w:ascii="宋体" w:hAnsi="宋体" w:eastAsia="宋体" w:cs="宋体"/>
                <w:b/>
                <w:sz w:val="21"/>
                <w:szCs w:val="21"/>
              </w:rPr>
              <w:t>任务3</w:t>
            </w:r>
            <w:r>
              <w:rPr>
                <w:rFonts w:hint="eastAsia" w:ascii="宋体" w:hAnsi="宋体" w:eastAsia="宋体" w:cs="宋体"/>
                <w:b/>
                <w:sz w:val="21"/>
                <w:szCs w:val="21"/>
                <w:lang w:val="en-US" w:eastAsia="zh-CN"/>
              </w:rPr>
              <w:t xml:space="preserve"> </w:t>
            </w:r>
            <w:r>
              <w:rPr>
                <w:rFonts w:hint="eastAsia" w:ascii="宋体" w:hAnsi="宋体" w:eastAsia="宋体" w:cs="宋体"/>
                <w:b/>
                <w:sz w:val="21"/>
                <w:szCs w:val="21"/>
              </w:rPr>
              <w:t>封装加解密系统函数-函数基础</w:t>
            </w:r>
          </w:p>
          <w:p>
            <w:pPr>
              <w:pStyle w:val="3"/>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1</w:t>
            </w:r>
            <w:r>
              <w:rPr>
                <w:rFonts w:hint="eastAsia" w:ascii="宋体" w:hAnsi="宋体" w:cs="宋体"/>
                <w:b/>
                <w:bCs w:val="0"/>
                <w:sz w:val="21"/>
                <w:szCs w:val="21"/>
                <w:lang w:val="en-US" w:eastAsia="zh-CN"/>
              </w:rPr>
              <w:t>0</w:t>
            </w:r>
            <w:r>
              <w:rPr>
                <w:rFonts w:hint="eastAsia" w:ascii="宋体" w:hAnsi="宋体" w:eastAsia="宋体" w:cs="宋体"/>
                <w:b/>
                <w:bCs w:val="0"/>
                <w:sz w:val="21"/>
                <w:szCs w:val="21"/>
              </w:rPr>
              <w:t>分</w:t>
            </w:r>
            <w:r>
              <w:rPr>
                <w:rFonts w:hint="eastAsia" w:ascii="宋体" w:hAnsi="宋体" w:eastAsia="宋体" w:cs="宋体"/>
                <w:b/>
                <w:sz w:val="21"/>
                <w:szCs w:val="21"/>
                <w:lang w:val="en-US" w:eastAsia="zh-CN"/>
              </w:rPr>
              <w:t>钟</w:t>
            </w:r>
            <w:r>
              <w:rPr>
                <w:rFonts w:hint="eastAsia" w:ascii="宋体" w:hAnsi="宋体" w:eastAsia="宋体" w:cs="宋体"/>
                <w:b/>
                <w:bCs w:val="0"/>
                <w:sz w:val="21"/>
                <w:szCs w:val="21"/>
              </w:rPr>
              <w:t>）一、</w:t>
            </w:r>
            <w:r>
              <w:rPr>
                <w:rFonts w:hint="eastAsia" w:ascii="宋体" w:hAnsi="宋体" w:eastAsia="宋体" w:cs="宋体"/>
                <w:b/>
                <w:bCs w:val="0"/>
                <w:sz w:val="21"/>
                <w:szCs w:val="21"/>
                <w:highlight w:val="none"/>
                <w:lang w:val="en-US" w:eastAsia="zh-CN"/>
              </w:rPr>
              <w:t>函数的定义与调用</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定义函数的语法如下：</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def   函数名（[形式参数列表]）：</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    '''注释'''</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    函数体</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函数调用时，向形式参数（书中简称为形参）传递实在参数（书中简称为实参），根据不同的参数类型，将实参的值或引用传递给形参。函数的形参是函数的输入参数，函数的返回值是函数的输出参数，函数体中的return语句是向主调函数传递返回值的语句。</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rPr>
            </w:pPr>
            <w:r>
              <w:rPr>
                <w:rFonts w:hint="eastAsia" w:ascii="宋体" w:hAnsi="宋体" w:eastAsia="宋体" w:cs="宋体"/>
                <w:b/>
                <w:sz w:val="21"/>
                <w:szCs w:val="21"/>
              </w:rPr>
              <w:t>（</w:t>
            </w:r>
            <w:r>
              <w:rPr>
                <w:rFonts w:hint="eastAsia" w:ascii="宋体" w:hAnsi="宋体" w:eastAsia="宋体" w:cs="宋体"/>
                <w:b/>
                <w:sz w:val="21"/>
                <w:szCs w:val="21"/>
                <w:lang w:val="en-US" w:eastAsia="zh-CN"/>
              </w:rPr>
              <w:t>10</w:t>
            </w:r>
            <w:r>
              <w:rPr>
                <w:rFonts w:hint="eastAsia" w:ascii="宋体" w:hAnsi="宋体" w:eastAsia="宋体" w:cs="宋体"/>
                <w:b/>
                <w:sz w:val="21"/>
                <w:szCs w:val="21"/>
              </w:rPr>
              <w:t>分</w:t>
            </w:r>
            <w:r>
              <w:rPr>
                <w:rFonts w:hint="eastAsia" w:ascii="宋体" w:hAnsi="宋体" w:eastAsia="宋体" w:cs="宋体"/>
                <w:b/>
                <w:sz w:val="21"/>
                <w:szCs w:val="21"/>
                <w:lang w:val="en-US" w:eastAsia="zh-CN"/>
              </w:rPr>
              <w:t>钟</w:t>
            </w:r>
            <w:r>
              <w:rPr>
                <w:rFonts w:hint="eastAsia" w:ascii="宋体" w:hAnsi="宋体" w:eastAsia="宋体" w:cs="宋体"/>
                <w:b/>
                <w:sz w:val="21"/>
                <w:szCs w:val="21"/>
              </w:rPr>
              <w:t>）二、</w:t>
            </w:r>
            <w:r>
              <w:rPr>
                <w:rFonts w:hint="eastAsia" w:ascii="宋体" w:hAnsi="宋体" w:eastAsia="宋体" w:cs="宋体"/>
                <w:b/>
                <w:sz w:val="21"/>
                <w:szCs w:val="21"/>
                <w:lang w:val="en-US" w:eastAsia="zh-CN"/>
              </w:rPr>
              <w:t>函数的参数类型</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函数参数分为普通参数、默认值参数、关键字参数、可变长度参数等。函数的定义非常灵活，在定义函数时不需要指定参数的类型，形参的类型完全由调用者传递的实参类型来决定</w:t>
            </w:r>
            <w:r>
              <w:rPr>
                <w:rFonts w:hint="eastAsia" w:ascii="宋体" w:hAnsi="宋体" w:eastAsia="宋体" w:cs="宋体"/>
                <w:sz w:val="21"/>
                <w:szCs w:val="21"/>
                <w:lang w:eastAsia="zh-CN"/>
              </w:rPr>
              <w:t>。</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（10分</w:t>
            </w:r>
            <w:r>
              <w:rPr>
                <w:rFonts w:hint="eastAsia" w:ascii="宋体" w:hAnsi="宋体" w:eastAsia="宋体" w:cs="宋体"/>
                <w:b/>
                <w:sz w:val="21"/>
                <w:szCs w:val="21"/>
                <w:lang w:val="en-US" w:eastAsia="zh-CN"/>
              </w:rPr>
              <w:t>钟</w:t>
            </w:r>
            <w:r>
              <w:rPr>
                <w:rFonts w:hint="eastAsia" w:ascii="宋体" w:hAnsi="宋体" w:eastAsia="宋体" w:cs="宋体"/>
                <w:b/>
                <w:bCs/>
                <w:sz w:val="21"/>
                <w:szCs w:val="21"/>
                <w:lang w:val="en-US" w:eastAsia="zh-CN"/>
              </w:rPr>
              <w:t>）三、函数的作用域</w:t>
            </w:r>
          </w:p>
          <w:p>
            <w:pPr>
              <w:pageBreakBefore w:val="0"/>
              <w:widowControl w:val="0"/>
              <w:numPr>
                <w:ilvl w:val="0"/>
                <w:numId w:val="0"/>
              </w:numPr>
              <w:kinsoku/>
              <w:wordWrap/>
              <w:overflowPunct/>
              <w:topLinePunct w:val="0"/>
              <w:autoSpaceDE w:val="0"/>
              <w:autoSpaceDN w:val="0"/>
              <w:bidi w:val="0"/>
              <w:snapToGrid w:val="0"/>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变量起作用的代码范围称为变量的作用域。</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变量作用域具有以下特点：</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（1）不同作用域内同名变量之间互不影响。</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（2）一个变量在函数内部定义和在函数外部定义，作用域是不同的。</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（3）函数内部定义的变量一般为局部变量。</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leftChars="0" w:right="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（4）不属于任何函数的变量一般为全局变量。</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（10分钟）四、函数的基本使用</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sz w:val="21"/>
                <w:szCs w:val="21"/>
                <w:lang w:val="en-US" w:eastAsia="zh-CN"/>
              </w:rPr>
              <w:t>结合函数的定义、调用、参数类型和作用域，进行函数的基本使用练习。</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55分钟</w:t>
            </w:r>
            <w:r>
              <w:rPr>
                <w:rFonts w:hint="eastAsia" w:ascii="宋体" w:hAnsi="宋体" w:eastAsia="宋体" w:cs="宋体"/>
                <w:b/>
                <w:sz w:val="21"/>
                <w:szCs w:val="21"/>
                <w:lang w:eastAsia="zh-CN"/>
              </w:rPr>
              <w:t>）</w:t>
            </w:r>
            <w:r>
              <w:rPr>
                <w:rFonts w:hint="eastAsia" w:ascii="宋体" w:hAnsi="宋体" w:eastAsia="宋体" w:cs="宋体"/>
                <w:b/>
                <w:sz w:val="21"/>
                <w:szCs w:val="21"/>
              </w:rPr>
              <w:t>任务3</w:t>
            </w:r>
            <w:r>
              <w:rPr>
                <w:rFonts w:hint="eastAsia" w:ascii="宋体" w:hAnsi="宋体" w:eastAsia="宋体" w:cs="宋体"/>
                <w:b/>
                <w:sz w:val="21"/>
                <w:szCs w:val="21"/>
                <w:lang w:val="en-US" w:eastAsia="zh-CN"/>
              </w:rPr>
              <w:t xml:space="preserve"> </w:t>
            </w:r>
            <w:r>
              <w:rPr>
                <w:rFonts w:hint="eastAsia" w:ascii="宋体" w:hAnsi="宋体" w:eastAsia="宋体" w:cs="宋体"/>
                <w:b/>
                <w:sz w:val="21"/>
                <w:szCs w:val="21"/>
              </w:rPr>
              <w:t>封装加解密系统函数</w:t>
            </w:r>
          </w:p>
          <w:p>
            <w:pPr>
              <w:pStyle w:val="3"/>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10</w:t>
            </w:r>
            <w:r>
              <w:rPr>
                <w:rFonts w:hint="eastAsia" w:ascii="宋体" w:hAnsi="宋体" w:eastAsia="宋体" w:cs="宋体"/>
                <w:b/>
                <w:bCs w:val="0"/>
                <w:sz w:val="21"/>
                <w:szCs w:val="21"/>
              </w:rPr>
              <w:t>分）一、</w:t>
            </w:r>
            <w:r>
              <w:rPr>
                <w:rFonts w:hint="eastAsia" w:ascii="宋体" w:hAnsi="宋体" w:eastAsia="宋体" w:cs="宋体"/>
                <w:b/>
                <w:bCs w:val="0"/>
                <w:sz w:val="21"/>
                <w:szCs w:val="21"/>
                <w:lang w:val="en-US" w:eastAsia="zh-CN"/>
              </w:rPr>
              <w:t>函数的嵌套调用与递归调用</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一个被调用函数的函数体中出现函数调用语句，这种调用现象称为函数的嵌套调用。</w:t>
            </w:r>
          </w:p>
          <w:p>
            <w:pPr>
              <w:keepNext w:val="0"/>
              <w:keepLines w:val="0"/>
              <w:pageBreakBefore w:val="0"/>
              <w:widowControl w:val="0"/>
              <w:kinsoku/>
              <w:wordWrap/>
              <w:overflowPunct/>
              <w:topLinePunct w:val="0"/>
              <w:autoSpaceDE w:val="0"/>
              <w:autoSpaceDN w:val="0"/>
              <w:bidi w:val="0"/>
              <w:adjustRightInd w:val="0"/>
              <w:snapToGrid w:val="0"/>
              <w:spacing w:before="0" w:line="240" w:lineRule="auto"/>
              <w:ind w:left="0" w:right="0"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在调用一个函数的过程中又出现直接或间接调用该函数本身，这种调用现象称为函数的递归调用。</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w:t>
            </w:r>
            <w:r>
              <w:rPr>
                <w:rFonts w:hint="eastAsia" w:ascii="宋体" w:hAnsi="宋体" w:eastAsia="宋体" w:cs="宋体"/>
                <w:b/>
                <w:sz w:val="21"/>
                <w:szCs w:val="21"/>
                <w:lang w:val="en-US" w:eastAsia="zh-CN"/>
              </w:rPr>
              <w:t>钟</w:t>
            </w:r>
            <w:r>
              <w:rPr>
                <w:rFonts w:hint="eastAsia" w:ascii="宋体" w:hAnsi="宋体" w:eastAsia="宋体" w:cs="宋体"/>
                <w:b/>
                <w:bCs w:val="0"/>
                <w:kern w:val="2"/>
                <w:sz w:val="21"/>
                <w:szCs w:val="21"/>
                <w:lang w:val="en-US" w:eastAsia="zh-CN" w:bidi="ar-SA"/>
              </w:rPr>
              <w:t>）二、lambda 表达式</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lambda表达式用于定义一个匿名函数，可将该函数赋值给变量并通过变量调用。lambda表达式具有以下特点：</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（1）lambda表达式可以用来声明匿名函数（没有函数名字的临时使用的小函数）。</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（2）与def不同，lambda表达式只可以包含一个表达式，不允许包含其他复杂的语句。</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（3）lambda表达式中可以调用其他函数，并支持默认值参数和关键参数。</w:t>
            </w:r>
          </w:p>
          <w:p>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（4）lambda表达式的计算结果就是函数的返回值。</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（35分钟）三、实现文件加解密函数的封装</w:t>
            </w:r>
          </w:p>
          <w:p>
            <w:pPr>
              <w:pageBreakBefore w:val="0"/>
              <w:widowControl w:val="0"/>
              <w:kinsoku/>
              <w:wordWrap/>
              <w:overflowPunct/>
              <w:topLinePunct w:val="0"/>
              <w:autoSpaceDE w:val="0"/>
              <w:autoSpaceDN w:val="0"/>
              <w:bidi w:val="0"/>
              <w:spacing w:before="0" w:line="240" w:lineRule="auto"/>
              <w:ind w:left="0" w:right="0"/>
              <w:textAlignment w:val="auto"/>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（20分钟）1.加解密函数封装</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文件加解密主要有四个步骤如下：</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（1）密码字符串转成 bytes   （2）读取原文件</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（3）加/解密                （4）结果写入目标文件。</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textAlignment w:val="auto"/>
              <w:rPr>
                <w:rFonts w:hint="eastAsia" w:ascii="宋体" w:hAnsi="宋体" w:eastAsia="宋体" w:cs="宋体"/>
                <w:color w:val="auto"/>
                <w:sz w:val="21"/>
                <w:szCs w:val="21"/>
                <w:highlight w:val="none"/>
              </w:rPr>
            </w:pPr>
            <w:r>
              <w:rPr>
                <w:rFonts w:hint="eastAsia" w:ascii="宋体" w:hAnsi="宋体" w:eastAsia="宋体" w:cs="宋体"/>
                <w:b w:val="0"/>
                <w:bCs w:val="0"/>
                <w:sz w:val="21"/>
                <w:szCs w:val="21"/>
                <w:highlight w:val="none"/>
                <w:lang w:val="en-US" w:eastAsia="zh-CN"/>
              </w:rPr>
              <w:t>最后定义程序的主函数 main()，也可以成为入口函数，即程序启动后第一个执行的函数。</w:t>
            </w:r>
          </w:p>
        </w:tc>
        <w:tc>
          <w:tcPr>
            <w:tcW w:w="2235"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提升学生</w:t>
            </w:r>
            <w:r>
              <w:rPr>
                <w:rFonts w:hint="eastAsia" w:ascii="宋体" w:hAnsi="宋体" w:eastAsia="宋体" w:cs="宋体"/>
                <w:color w:val="auto"/>
                <w:sz w:val="21"/>
                <w:szCs w:val="21"/>
                <w:highlight w:val="none"/>
                <w:lang w:val="en-US" w:eastAsia="zh-CN"/>
              </w:rPr>
              <w:t>对数字媒体技术</w:t>
            </w:r>
            <w:r>
              <w:rPr>
                <w:rFonts w:hint="eastAsia" w:ascii="宋体" w:hAnsi="宋体" w:eastAsia="宋体" w:cs="宋体"/>
                <w:color w:val="auto"/>
                <w:sz w:val="21"/>
                <w:szCs w:val="21"/>
                <w:highlight w:val="none"/>
              </w:rPr>
              <w:t>职业认同感</w:t>
            </w:r>
            <w:r>
              <w:rPr>
                <w:rFonts w:hint="eastAsia" w:ascii="宋体" w:hAnsi="宋体" w:eastAsia="宋体" w:cs="宋体"/>
                <w:color w:val="auto"/>
                <w:sz w:val="21"/>
                <w:szCs w:val="21"/>
                <w:highlight w:val="none"/>
                <w:lang w:eastAsia="zh-CN"/>
              </w:rPr>
              <w:t>。</w:t>
            </w:r>
          </w:p>
        </w:tc>
        <w:tc>
          <w:tcPr>
            <w:tcW w:w="246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认真倾听教师讲解，认真思考，触类旁通，能举出更多的例子。</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pacing w:val="-10"/>
                <w:sz w:val="21"/>
                <w:szCs w:val="21"/>
                <w:highlight w:val="none"/>
              </w:rPr>
              <w:t>参与教学互动：你能</w:t>
            </w:r>
            <w:r>
              <w:rPr>
                <w:rFonts w:hint="eastAsia" w:ascii="宋体" w:hAnsi="宋体" w:eastAsia="宋体" w:cs="宋体"/>
                <w:b/>
                <w:color w:val="auto"/>
                <w:spacing w:val="13"/>
                <w:w w:val="95"/>
                <w:sz w:val="21"/>
                <w:szCs w:val="21"/>
                <w:highlight w:val="none"/>
              </w:rPr>
              <w:t>举出更多的数据安全对数字媒体行业发展的重要意义</w:t>
            </w:r>
            <w:r>
              <w:rPr>
                <w:rFonts w:hint="eastAsia" w:ascii="宋体" w:hAnsi="宋体" w:eastAsia="宋体" w:cs="宋体"/>
                <w:b/>
                <w:color w:val="auto"/>
                <w:spacing w:val="13"/>
                <w:w w:val="95"/>
                <w:sz w:val="21"/>
                <w:szCs w:val="21"/>
                <w:highlight w:val="none"/>
                <w:lang w:val="en-US" w:eastAsia="zh-CN"/>
              </w:rPr>
              <w:t>的例子吗？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832"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3223" w:type="dxa"/>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（15分钟）2. 任务整合</w:t>
            </w:r>
          </w:p>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lang w:val="en-US" w:eastAsia="zh-CN"/>
              </w:rPr>
              <w:t>总结任务1、任务2、任务3的实现内容，将各个任务的代码进行整合一下及调整，让其变成一个更加完整的文件加解密系统。</w:t>
            </w:r>
          </w:p>
        </w:tc>
        <w:tc>
          <w:tcPr>
            <w:tcW w:w="2235"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6"/>
                <w:sz w:val="21"/>
                <w:szCs w:val="21"/>
                <w:highlight w:val="none"/>
              </w:rPr>
              <w:t>明确学生将要从</w:t>
            </w:r>
            <w:r>
              <w:rPr>
                <w:rFonts w:hint="eastAsia" w:ascii="宋体" w:hAnsi="宋体" w:eastAsia="宋体" w:cs="宋体"/>
                <w:color w:val="auto"/>
                <w:spacing w:val="-10"/>
                <w:sz w:val="21"/>
                <w:szCs w:val="21"/>
                <w:highlight w:val="none"/>
              </w:rPr>
              <w:t>事的是</w:t>
            </w:r>
            <w:r>
              <w:rPr>
                <w:rFonts w:hint="eastAsia" w:ascii="宋体" w:hAnsi="宋体" w:eastAsia="宋体" w:cs="宋体"/>
                <w:color w:val="auto"/>
                <w:spacing w:val="-10"/>
                <w:sz w:val="21"/>
                <w:szCs w:val="21"/>
                <w:highlight w:val="none"/>
                <w:lang w:val="en-US" w:eastAsia="zh-CN"/>
              </w:rPr>
              <w:t>现代数字媒体技术并学会用代码编程提高效率</w:t>
            </w:r>
            <w:r>
              <w:rPr>
                <w:rFonts w:hint="eastAsia" w:ascii="宋体" w:hAnsi="宋体" w:eastAsia="宋体" w:cs="宋体"/>
                <w:color w:val="auto"/>
                <w:spacing w:val="-10"/>
                <w:sz w:val="21"/>
                <w:szCs w:val="21"/>
                <w:highlight w:val="none"/>
              </w:rPr>
              <w:t>，不是</w:t>
            </w:r>
            <w:r>
              <w:rPr>
                <w:rFonts w:hint="eastAsia" w:ascii="宋体" w:hAnsi="宋体" w:eastAsia="宋体" w:cs="宋体"/>
                <w:color w:val="auto"/>
                <w:spacing w:val="-10"/>
                <w:sz w:val="21"/>
                <w:szCs w:val="21"/>
                <w:highlight w:val="none"/>
                <w:lang w:val="en-US" w:eastAsia="zh-CN"/>
              </w:rPr>
              <w:t>摄影师</w:t>
            </w:r>
            <w:r>
              <w:rPr>
                <w:rFonts w:hint="eastAsia" w:ascii="宋体" w:hAnsi="宋体" w:eastAsia="宋体" w:cs="宋体"/>
                <w:color w:val="auto"/>
                <w:spacing w:val="-12"/>
                <w:sz w:val="21"/>
                <w:szCs w:val="21"/>
                <w:highlight w:val="none"/>
              </w:rPr>
              <w:t>，培养学生</w:t>
            </w:r>
            <w:r>
              <w:rPr>
                <w:rFonts w:hint="eastAsia" w:ascii="宋体" w:hAnsi="宋体" w:eastAsia="宋体" w:cs="宋体"/>
                <w:b/>
                <w:color w:val="auto"/>
                <w:spacing w:val="-5"/>
                <w:sz w:val="21"/>
                <w:szCs w:val="21"/>
                <w:highlight w:val="none"/>
              </w:rPr>
              <w:t>自豪</w:t>
            </w:r>
            <w:r>
              <w:rPr>
                <w:rFonts w:hint="eastAsia" w:ascii="宋体" w:hAnsi="宋体" w:eastAsia="宋体" w:cs="宋体"/>
                <w:b/>
                <w:color w:val="auto"/>
                <w:sz w:val="21"/>
                <w:szCs w:val="21"/>
                <w:highlight w:val="none"/>
              </w:rPr>
              <w:t>感和责任感</w:t>
            </w:r>
            <w:r>
              <w:rPr>
                <w:rFonts w:hint="eastAsia" w:ascii="宋体" w:hAnsi="宋体" w:eastAsia="宋体" w:cs="宋体"/>
                <w:b/>
                <w:color w:val="auto"/>
                <w:sz w:val="21"/>
                <w:szCs w:val="21"/>
                <w:highlight w:val="none"/>
                <w:lang w:eastAsia="zh-CN"/>
              </w:rPr>
              <w:t>。</w:t>
            </w:r>
          </w:p>
        </w:tc>
        <w:tc>
          <w:tcPr>
            <w:tcW w:w="246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jc w:val="center"/>
        </w:trPr>
        <w:tc>
          <w:tcPr>
            <w:tcW w:w="763" w:type="dxa"/>
            <w:vMerge w:val="continue"/>
            <w:tcBorders>
              <w:top w:val="nil"/>
            </w:tcBorders>
          </w:tcPr>
          <w:p>
            <w:pPr>
              <w:pageBreakBefore w:val="0"/>
              <w:widowControl w:val="0"/>
              <w:kinsoku/>
              <w:wordWrap/>
              <w:overflowPunct/>
              <w:topLinePunct w:val="0"/>
              <w:autoSpaceDE w:val="0"/>
              <w:autoSpaceDN w:val="0"/>
              <w:bidi w:val="0"/>
              <w:spacing w:before="0"/>
              <w:ind w:left="0" w:right="0"/>
              <w:textAlignment w:val="auto"/>
              <w:rPr>
                <w:color w:val="auto"/>
                <w:sz w:val="2"/>
                <w:szCs w:val="2"/>
                <w:highlight w:val="none"/>
              </w:rPr>
            </w:pPr>
          </w:p>
        </w:tc>
        <w:tc>
          <w:tcPr>
            <w:tcW w:w="832" w:type="dxa"/>
            <w:vAlign w:val="center"/>
          </w:tcPr>
          <w:p>
            <w:pPr>
              <w:pStyle w:val="11"/>
              <w:pageBreakBefore w:val="0"/>
              <w:widowControl w:val="0"/>
              <w:kinsoku/>
              <w:wordWrap/>
              <w:overflowPunct/>
              <w:topLinePunct w:val="0"/>
              <w:autoSpaceDE w:val="0"/>
              <w:autoSpaceDN w:val="0"/>
              <w:bidi w:val="0"/>
              <w:spacing w:before="0"/>
              <w:ind w:left="0" w:leftChars="0" w:right="0" w:firstLine="0" w:firstLineChars="0"/>
              <w:jc w:val="center"/>
              <w:textAlignment w:val="auto"/>
              <w:rPr>
                <w:b/>
                <w:color w:val="auto"/>
                <w:sz w:val="21"/>
                <w:highlight w:val="none"/>
              </w:rPr>
            </w:pPr>
            <w:r>
              <w:rPr>
                <w:b/>
                <w:color w:val="auto"/>
                <w:sz w:val="21"/>
                <w:highlight w:val="none"/>
              </w:rPr>
              <w:t>小结</w:t>
            </w:r>
          </w:p>
        </w:tc>
        <w:tc>
          <w:tcPr>
            <w:tcW w:w="3223"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分钟）对本次课程内容</w:t>
            </w:r>
            <w:r>
              <w:rPr>
                <w:rFonts w:hint="eastAsia" w:ascii="宋体" w:hAnsi="宋体" w:eastAsia="宋体" w:cs="宋体"/>
                <w:color w:val="auto"/>
                <w:w w:val="95"/>
                <w:sz w:val="21"/>
                <w:szCs w:val="21"/>
                <w:highlight w:val="none"/>
              </w:rPr>
              <w:t>进行总结，鼓励学生将个人发展</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与祖国发展紧密结合。</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本节课围绕文件加解密系统实现，结合数字媒体行业数据安全需求，完成教学目标，核心要点如下：</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 掌握文本与二进制文件区别、文件操作流程，异或运算及对称加密原理，函数基础及lambda表达式使用。</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 能运用open()函数、with语句完成文件读写，实现数字、中文密钥加解密，封装函数并整合为完整加解密系统。</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 认识数据安全重要性，提升编程实操与问题解决能力，为后续相关学习奠定基础。</w:t>
            </w:r>
          </w:p>
        </w:tc>
        <w:tc>
          <w:tcPr>
            <w:tcW w:w="2235"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left"/>
              <w:textAlignment w:val="auto"/>
              <w:rPr>
                <w:rFonts w:hint="eastAsia" w:ascii="宋体" w:hAnsi="宋体" w:eastAsia="宋体" w:cs="宋体"/>
                <w:color w:val="auto"/>
                <w:sz w:val="21"/>
                <w:szCs w:val="21"/>
                <w:highlight w:val="none"/>
              </w:rPr>
            </w:pPr>
          </w:p>
        </w:tc>
        <w:tc>
          <w:tcPr>
            <w:tcW w:w="246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20" w:firstLineChars="20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记录老师的点评，思考改进的方法</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leftChars="0" w:right="0" w:firstLine="0" w:firstLineChars="0"/>
              <w:jc w:val="center"/>
              <w:textAlignment w:val="auto"/>
              <w:rPr>
                <w:b/>
                <w:color w:val="auto"/>
                <w:sz w:val="21"/>
                <w:highlight w:val="none"/>
              </w:rPr>
            </w:pPr>
            <w:r>
              <w:rPr>
                <w:b/>
                <w:color w:val="auto"/>
                <w:sz w:val="21"/>
                <w:highlight w:val="none"/>
              </w:rPr>
              <w:t>课后作业</w:t>
            </w:r>
          </w:p>
        </w:tc>
        <w:tc>
          <w:tcPr>
            <w:tcW w:w="7925" w:type="dxa"/>
            <w:gridSpan w:val="3"/>
            <w:vAlign w:val="center"/>
          </w:tcPr>
          <w:p>
            <w:pPr>
              <w:pStyle w:val="11"/>
              <w:pageBreakBefore w:val="0"/>
              <w:widowControl w:val="0"/>
              <w:kinsoku/>
              <w:wordWrap/>
              <w:overflowPunct/>
              <w:topLinePunct w:val="0"/>
              <w:autoSpaceDE w:val="0"/>
              <w:autoSpaceDN w:val="0"/>
              <w:bidi w:val="0"/>
              <w:spacing w:before="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bidi="zh-CN"/>
              </w:rPr>
              <w:t>完成课后习题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7" w:hRule="atLeast"/>
          <w:jc w:val="center"/>
        </w:trPr>
        <w:tc>
          <w:tcPr>
            <w:tcW w:w="1595" w:type="dxa"/>
            <w:gridSpan w:val="2"/>
            <w:vAlign w:val="center"/>
          </w:tcPr>
          <w:p>
            <w:pPr>
              <w:pStyle w:val="11"/>
              <w:pageBreakBefore w:val="0"/>
              <w:widowControl w:val="0"/>
              <w:kinsoku/>
              <w:wordWrap/>
              <w:overflowPunct/>
              <w:topLinePunct w:val="0"/>
              <w:autoSpaceDE w:val="0"/>
              <w:autoSpaceDN w:val="0"/>
              <w:bidi w:val="0"/>
              <w:spacing w:before="0"/>
              <w:ind w:left="0" w:leftChars="0" w:right="0" w:firstLine="0" w:firstLineChars="0"/>
              <w:jc w:val="center"/>
              <w:textAlignment w:val="auto"/>
              <w:rPr>
                <w:b/>
                <w:color w:val="auto"/>
                <w:sz w:val="21"/>
                <w:highlight w:val="none"/>
              </w:rPr>
            </w:pPr>
            <w:r>
              <w:rPr>
                <w:b/>
                <w:color w:val="auto"/>
                <w:sz w:val="21"/>
                <w:highlight w:val="none"/>
              </w:rPr>
              <w:t>教学反思</w:t>
            </w:r>
          </w:p>
        </w:tc>
        <w:tc>
          <w:tcPr>
            <w:tcW w:w="7925" w:type="dxa"/>
            <w:gridSpan w:val="3"/>
          </w:tcPr>
          <w:p>
            <w:pPr>
              <w:pStyle w:val="11"/>
              <w:pageBreakBefore w:val="0"/>
              <w:widowControl w:val="0"/>
              <w:kinsoku/>
              <w:wordWrap/>
              <w:overflowPunct/>
              <w:topLinePunct w:val="0"/>
              <w:autoSpaceDE w:val="0"/>
              <w:autoSpaceDN w:val="0"/>
              <w:bidi w:val="0"/>
              <w:spacing w:before="0"/>
              <w:ind w:left="0" w:right="0"/>
              <w:textAlignment w:val="auto"/>
              <w:rPr>
                <w:rFonts w:hint="eastAsia" w:ascii="Times New Roman" w:eastAsia="仿宋_GB2312"/>
                <w:color w:val="auto"/>
                <w:sz w:val="20"/>
                <w:highlight w:val="none"/>
                <w:lang w:eastAsia="zh-CN"/>
              </w:rPr>
            </w:pPr>
            <w:r>
              <w:rPr>
                <w:rFonts w:hint="eastAsia" w:ascii="Times New Roman"/>
                <w:color w:val="auto"/>
                <w:sz w:val="20"/>
                <w:highlight w:val="none"/>
                <w:lang w:eastAsia="zh-CN"/>
              </w:rPr>
              <w:t>本章节重点是关于函数的封装，学生很少接触，属于一个新的概念，理解起来还是有点困难，应将多给学生举些生活中的实例，加深理解。</w:t>
            </w:r>
          </w:p>
        </w:tc>
      </w:tr>
    </w:tbl>
    <w:p>
      <w:pPr>
        <w:rPr>
          <w:rFonts w:hint="eastAsia" w:eastAsia="仿宋_GB2312"/>
          <w:lang w:eastAsia="zh-CN"/>
        </w:rPr>
      </w:pPr>
    </w:p>
    <w:p>
      <w:pPr>
        <w:rPr>
          <w:rFonts w:hint="eastAsia" w:eastAsia="仿宋_GB2312"/>
          <w:lang w:eastAsia="zh-CN"/>
        </w:rPr>
      </w:pPr>
    </w:p>
    <w:p>
      <w:pPr>
        <w:rPr>
          <w:rFonts w:hint="eastAsia" w:eastAsia="仿宋_GB2312"/>
          <w:lang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832"/>
        <w:gridCol w:w="86"/>
        <w:gridCol w:w="1347"/>
        <w:gridCol w:w="1790"/>
        <w:gridCol w:w="2184"/>
        <w:gridCol w:w="51"/>
        <w:gridCol w:w="1148"/>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项目八</w:t>
            </w:r>
            <w:r>
              <w:rPr>
                <w:rFonts w:hint="eastAsia" w:ascii="宋体" w:hAnsi="宋体" w:eastAsia="宋体" w:cs="宋体"/>
                <w:color w:val="auto"/>
                <w:sz w:val="21"/>
                <w:szCs w:val="21"/>
                <w:highlight w:val="none"/>
              </w:rPr>
              <w:t xml:space="preserve"> 个人所得税计算器</w:t>
            </w:r>
          </w:p>
        </w:tc>
        <w:tc>
          <w:tcPr>
            <w:tcW w:w="1199" w:type="dxa"/>
            <w:gridSpan w:val="2"/>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8" w:hRule="atLeast"/>
          <w:jc w:val="center"/>
        </w:trPr>
        <w:tc>
          <w:tcPr>
            <w:tcW w:w="1681" w:type="dxa"/>
            <w:gridSpan w:val="3"/>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shd w:val="clear" w:color="auto" w:fill="auto"/>
            <w:vAlign w:val="center"/>
          </w:tcPr>
          <w:p>
            <w:pPr>
              <w:pStyle w:val="11"/>
              <w:keepNext w:val="0"/>
              <w:keepLines w:val="0"/>
              <w:pageBreakBefore w:val="0"/>
              <w:widowControl w:val="0"/>
              <w:numPr>
                <w:ilvl w:val="0"/>
                <w:numId w:val="1"/>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学生对数字媒体行业及数字媒体应用技术发展认知不清，对 Python 在数字媒体领域的应用场景和行业未来发展方向不明确，不能结合行业发展及 Python 技术应用趋势思考和确定个人职业规划。</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jc w:val="center"/>
        </w:trPr>
        <w:tc>
          <w:tcPr>
            <w:tcW w:w="1681" w:type="dxa"/>
            <w:gridSpan w:val="3"/>
            <w:vMerge w:val="continue"/>
            <w:tcBorders>
              <w:top w:val="nil"/>
            </w:tcBorders>
            <w:vAlign w:val="center"/>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shd w:val="clear" w:color="auto" w:fill="auto"/>
            <w:vAlign w:val="center"/>
          </w:tcPr>
          <w:p>
            <w:pPr>
              <w:pStyle w:val="11"/>
              <w:keepNext w:val="0"/>
              <w:keepLines w:val="0"/>
              <w:pageBreakBefore w:val="0"/>
              <w:widowControl w:val="0"/>
              <w:numPr>
                <w:ilvl w:val="0"/>
                <w:numId w:val="1"/>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left"/>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rPr>
              <w:t>学生未能把数字媒体行业、数字媒体应用技术（含 Python 编程应用）与国家社会、经济发展联系起来，无法想象和理解数字媒体应用技术专业（尤其是 Python 技能）在数字经济、文化传播、社会服务等领域的重要性。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681" w:type="dxa"/>
            <w:gridSpan w:val="3"/>
            <w:vMerge w:val="restart"/>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vAlign w:val="center"/>
          </w:tcPr>
          <w:p>
            <w:pPr>
              <w:spacing w:line="240" w:lineRule="auto"/>
              <w:ind w:left="0" w:leftChars="0" w:right="0" w:rightChars="0"/>
              <w:jc w:val="left"/>
              <w:rPr>
                <w:rFonts w:hint="eastAsia" w:ascii="宋体" w:hAnsi="宋体" w:eastAsia="宋体" w:cs="宋体"/>
                <w:color w:val="auto"/>
                <w:sz w:val="21"/>
                <w:szCs w:val="21"/>
                <w:highlight w:val="none"/>
              </w:rPr>
            </w:pPr>
            <w:r>
              <w:rPr>
                <w:rFonts w:hint="eastAsia" w:ascii="宋体" w:hAnsi="宋体" w:eastAsia="宋体" w:cs="宋体"/>
                <w:sz w:val="21"/>
                <w:szCs w:val="21"/>
              </w:rPr>
              <w:t>理解面向对象技术的基本</w:t>
            </w:r>
            <w:r>
              <w:rPr>
                <w:rFonts w:hint="eastAsia" w:ascii="宋体" w:hAnsi="宋体" w:eastAsia="宋体" w:cs="宋体"/>
                <w:sz w:val="21"/>
                <w:szCs w:val="21"/>
                <w:lang w:val="en-US" w:eastAsia="zh-CN"/>
              </w:rPr>
              <w:t>概念</w:t>
            </w:r>
            <w:r>
              <w:rPr>
                <w:rFonts w:hint="eastAsia" w:ascii="宋体" w:hAnsi="宋体" w:eastAsia="宋体" w:cs="宋体"/>
                <w:sz w:val="21"/>
                <w:szCs w:val="21"/>
                <w:lang w:eastAsia="zh-CN"/>
              </w:rPr>
              <w:t>。</w:t>
            </w:r>
            <w:r>
              <w:rPr>
                <w:rFonts w:hint="eastAsia" w:ascii="宋体" w:hAnsi="宋体" w:eastAsia="宋体" w:cs="宋体"/>
                <w:sz w:val="21"/>
                <w:szCs w:val="21"/>
              </w:rPr>
              <w:t>掌握类与对象的用法。了解类的继承和方法重写的概念。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3"/>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vAlign w:val="center"/>
          </w:tcPr>
          <w:p>
            <w:pPr>
              <w:spacing w:line="240" w:lineRule="auto"/>
              <w:ind w:left="0" w:leftChars="0" w:right="0" w:rightChars="0"/>
              <w:jc w:val="left"/>
              <w:rPr>
                <w:rFonts w:hint="eastAsia" w:ascii="宋体" w:hAnsi="宋体" w:eastAsia="宋体" w:cs="宋体"/>
                <w:color w:val="auto"/>
                <w:sz w:val="21"/>
                <w:szCs w:val="21"/>
                <w:highlight w:val="none"/>
              </w:rPr>
            </w:pPr>
            <w:r>
              <w:rPr>
                <w:rFonts w:hint="eastAsia" w:ascii="宋体" w:hAnsi="宋体" w:eastAsia="宋体" w:cs="宋体"/>
                <w:sz w:val="21"/>
                <w:szCs w:val="21"/>
              </w:rPr>
              <w:t>能够利用面向对象的思想编写程序。能够使用类的继承和方法的重写编写程序。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3"/>
            <w:vMerge w:val="continue"/>
            <w:tcBorders>
              <w:top w:val="nil"/>
            </w:tcBorders>
          </w:tcPr>
          <w:p>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vAlign w:val="center"/>
          </w:tcPr>
          <w:p>
            <w:pPr>
              <w:tabs>
                <w:tab w:val="left" w:pos="2631"/>
              </w:tabs>
              <w:spacing w:line="240" w:lineRule="auto"/>
              <w:ind w:left="0" w:leftChars="0" w:right="0" w:rightChars="0"/>
              <w:jc w:val="left"/>
              <w:rPr>
                <w:rFonts w:hint="eastAsia" w:ascii="宋体" w:hAnsi="宋体" w:eastAsia="宋体" w:cs="宋体"/>
                <w:color w:val="auto"/>
                <w:sz w:val="21"/>
                <w:szCs w:val="21"/>
                <w:highlight w:val="none"/>
              </w:rPr>
            </w:pPr>
            <w:r>
              <w:rPr>
                <w:rFonts w:hint="eastAsia" w:ascii="宋体" w:hAnsi="宋体" w:eastAsia="宋体" w:cs="宋体"/>
                <w:sz w:val="21"/>
                <w:szCs w:val="21"/>
              </w:rPr>
              <w:t>培养系统思维与模块化设计能力。培养合理分配时间，平衡多项工作任务的意识。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vAlign w:val="center"/>
          </w:tcPr>
          <w:p>
            <w:pPr>
              <w:tabs>
                <w:tab w:val="left" w:pos="2631"/>
              </w:tabs>
              <w:spacing w:line="240" w:lineRule="auto"/>
              <w:ind w:left="0" w:leftChars="0" w:right="0" w:rightChars="0"/>
              <w:jc w:val="left"/>
              <w:rPr>
                <w:rFonts w:hint="eastAsia" w:ascii="宋体" w:hAnsi="宋体" w:eastAsia="宋体" w:cs="宋体"/>
                <w:sz w:val="21"/>
                <w:szCs w:val="21"/>
              </w:rPr>
            </w:pPr>
            <w:r>
              <w:rPr>
                <w:rFonts w:hint="eastAsia" w:ascii="宋体" w:hAnsi="宋体" w:eastAsia="宋体" w:cs="宋体"/>
                <w:sz w:val="21"/>
                <w:szCs w:val="21"/>
              </w:rPr>
              <w:t>面向对象技术的基本概念</w:t>
            </w:r>
            <w:r>
              <w:rPr>
                <w:rFonts w:hint="eastAsia" w:ascii="宋体" w:hAnsi="宋体" w:eastAsia="宋体" w:cs="宋体"/>
                <w:sz w:val="21"/>
                <w:szCs w:val="21"/>
                <w:lang w:val="en-US" w:eastAsia="zh-CN"/>
              </w:rPr>
              <w:t>、类与对象的用法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vAlign w:val="center"/>
          </w:tcPr>
          <w:p>
            <w:pPr>
              <w:tabs>
                <w:tab w:val="left" w:pos="2631"/>
              </w:tabs>
              <w:spacing w:line="240" w:lineRule="auto"/>
              <w:ind w:left="0" w:leftChars="0" w:right="0" w:rightChars="0"/>
              <w:jc w:val="left"/>
              <w:rPr>
                <w:rFonts w:hint="eastAsia" w:ascii="宋体" w:hAnsi="宋体" w:eastAsia="宋体" w:cs="宋体"/>
                <w:sz w:val="21"/>
                <w:szCs w:val="21"/>
              </w:rPr>
            </w:pPr>
            <w:r>
              <w:rPr>
                <w:rFonts w:hint="eastAsia" w:ascii="宋体" w:hAnsi="宋体" w:eastAsia="宋体" w:cs="宋体"/>
                <w:sz w:val="21"/>
                <w:szCs w:val="21"/>
                <w:lang w:val="en-US" w:eastAsia="zh-CN"/>
              </w:rPr>
              <w:t>能够利用面向对象的思想编写程序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vAlign w:val="center"/>
          </w:tcPr>
          <w:p>
            <w:pPr>
              <w:tabs>
                <w:tab w:val="left" w:pos="2631"/>
              </w:tabs>
              <w:spacing w:line="240" w:lineRule="auto"/>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rPr>
              <w:t>面向对象技术的基本</w:t>
            </w:r>
            <w:r>
              <w:rPr>
                <w:rFonts w:hint="eastAsia" w:ascii="宋体" w:hAnsi="宋体" w:eastAsia="宋体" w:cs="宋体"/>
                <w:sz w:val="21"/>
                <w:szCs w:val="21"/>
                <w:lang w:val="en-US" w:eastAsia="zh-CN"/>
              </w:rPr>
              <w:t>概念；</w:t>
            </w:r>
            <w:r>
              <w:rPr>
                <w:rFonts w:hint="eastAsia" w:ascii="宋体" w:hAnsi="宋体" w:eastAsia="宋体" w:cs="宋体"/>
                <w:sz w:val="21"/>
                <w:szCs w:val="21"/>
              </w:rPr>
              <w:t>类与对象的用法</w:t>
            </w:r>
            <w:r>
              <w:rPr>
                <w:rFonts w:hint="eastAsia" w:ascii="宋体" w:hAnsi="宋体" w:eastAsia="宋体" w:cs="宋体"/>
                <w:sz w:val="21"/>
                <w:szCs w:val="21"/>
                <w:lang w:eastAsia="zh-CN"/>
              </w:rPr>
              <w:t>；</w:t>
            </w:r>
            <w:r>
              <w:rPr>
                <w:rFonts w:hint="eastAsia" w:ascii="宋体" w:hAnsi="宋体" w:eastAsia="宋体" w:cs="宋体"/>
                <w:sz w:val="21"/>
                <w:szCs w:val="21"/>
              </w:rPr>
              <w:t>类的继承和方法重写的概念</w:t>
            </w:r>
            <w:r>
              <w:rPr>
                <w:rFonts w:hint="eastAsia" w:ascii="宋体" w:hAnsi="宋体" w:eastAsia="宋体" w:cs="宋体"/>
                <w:sz w:val="21"/>
                <w:szCs w:val="21"/>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5"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vAlign w:val="center"/>
          </w:tcPr>
          <w:p>
            <w:pPr>
              <w:tabs>
                <w:tab w:val="left" w:pos="2631"/>
              </w:tabs>
              <w:spacing w:line="240" w:lineRule="auto"/>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1.项目教学法：通过具体项目，让学生将知识与技能运用于实际情境中。</w:t>
            </w:r>
          </w:p>
          <w:p>
            <w:pPr>
              <w:tabs>
                <w:tab w:val="left" w:pos="2631"/>
              </w:tabs>
              <w:spacing w:line="240" w:lineRule="auto"/>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2.任务驱动法：通过布置具体任务，引导学生自主学习和探究。</w:t>
            </w:r>
          </w:p>
          <w:p>
            <w:pPr>
              <w:tabs>
                <w:tab w:val="left" w:pos="2631"/>
              </w:tabs>
              <w:spacing w:line="240" w:lineRule="auto"/>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3.讲授法：通过教师讲解，帮助学生构建知识框架。</w:t>
            </w:r>
          </w:p>
          <w:p>
            <w:pPr>
              <w:tabs>
                <w:tab w:val="left" w:pos="2631"/>
              </w:tabs>
              <w:spacing w:line="240" w:lineRule="auto"/>
              <w:ind w:left="0" w:leftChars="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4.直观演示法：通过教师演示和学生观察，加深对技能操作的印象</w:t>
            </w:r>
          </w:p>
          <w:p>
            <w:pPr>
              <w:tabs>
                <w:tab w:val="left" w:pos="2631"/>
              </w:tabs>
              <w:spacing w:line="240" w:lineRule="auto"/>
              <w:ind w:left="0" w:leftChars="0" w:right="0" w:rightChars="0"/>
              <w:jc w:val="left"/>
              <w:rPr>
                <w:rFonts w:hint="eastAsia" w:ascii="宋体" w:hAnsi="宋体" w:eastAsia="宋体" w:cs="宋体"/>
                <w:sz w:val="21"/>
                <w:szCs w:val="21"/>
                <w:lang w:val="zh-CN" w:eastAsia="zh-CN"/>
              </w:rPr>
            </w:pPr>
            <w:r>
              <w:rPr>
                <w:rFonts w:hint="eastAsia" w:ascii="宋体" w:hAnsi="宋体" w:eastAsia="宋体" w:cs="宋体"/>
                <w:sz w:val="21"/>
                <w:szCs w:val="21"/>
                <w:lang w:val="en-US" w:eastAsia="zh-CN"/>
              </w:rPr>
              <w:t>5.实践操作法：通过学生动手实践，巩固所学知识。</w:t>
            </w:r>
          </w:p>
          <w:p>
            <w:pPr>
              <w:tabs>
                <w:tab w:val="left" w:pos="2631"/>
              </w:tabs>
              <w:spacing w:line="240" w:lineRule="auto"/>
              <w:ind w:left="0" w:leftChars="0" w:right="0" w:rightChars="0"/>
              <w:jc w:val="left"/>
              <w:rPr>
                <w:rFonts w:hint="eastAsia" w:ascii="宋体" w:hAnsi="宋体" w:eastAsia="宋体" w:cs="宋体"/>
                <w:sz w:val="21"/>
                <w:szCs w:val="21"/>
              </w:rPr>
            </w:pPr>
            <w:r>
              <w:rPr>
                <w:rFonts w:hint="eastAsia" w:ascii="宋体" w:hAnsi="宋体" w:eastAsia="宋体" w:cs="宋体"/>
                <w:sz w:val="21"/>
                <w:szCs w:val="21"/>
                <w:lang w:val="en-US" w:eastAsia="zh-CN"/>
              </w:rPr>
              <w:t>6.小组合作法：通过小组合作，促进学生之间的交流和合作。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sz w:val="21"/>
                <w:szCs w:val="21"/>
                <w:lang w:val="zh-CN" w:eastAsia="zh-CN" w:bidi="zh-CN"/>
              </w:rPr>
            </w:pPr>
            <w:r>
              <w:rPr>
                <w:rFonts w:hint="eastAsia" w:ascii="宋体" w:hAnsi="宋体" w:eastAsia="宋体" w:cs="宋体"/>
                <w:sz w:val="21"/>
                <w:szCs w:val="21"/>
                <w:lang w:val="zh-CN" w:eastAsia="zh-CN" w:bidi="zh-CN"/>
              </w:rPr>
              <w:t>理论</w:t>
            </w:r>
            <w:r>
              <w:rPr>
                <w:rFonts w:hint="eastAsia" w:ascii="宋体" w:hAnsi="宋体" w:eastAsia="宋体" w:cs="宋体"/>
                <w:sz w:val="21"/>
                <w:szCs w:val="21"/>
                <w:lang w:val="en-US" w:eastAsia="zh-CN" w:bidi="zh-CN"/>
              </w:rPr>
              <w:t>+实践</w:t>
            </w:r>
            <w:r>
              <w:rPr>
                <w:rFonts w:hint="eastAsia" w:ascii="宋体" w:hAnsi="宋体" w:eastAsia="宋体" w:cs="宋体"/>
                <w:sz w:val="21"/>
                <w:szCs w:val="21"/>
                <w:lang w:val="zh-CN" w:eastAsia="zh-CN" w:bidi="zh-CN"/>
              </w:rPr>
              <w:t>（</w:t>
            </w:r>
            <w:r>
              <w:rPr>
                <w:rFonts w:hint="eastAsia" w:ascii="宋体" w:hAnsi="宋体" w:eastAsia="宋体" w:cs="宋体"/>
                <w:sz w:val="21"/>
                <w:szCs w:val="21"/>
                <w:lang w:val="en-US" w:eastAsia="zh-CN" w:bidi="zh-CN"/>
              </w:rPr>
              <w:t>6</w:t>
            </w:r>
            <w:r>
              <w:rPr>
                <w:rFonts w:hint="eastAsia" w:ascii="宋体" w:hAnsi="宋体" w:eastAsia="宋体" w:cs="宋体"/>
                <w:sz w:val="21"/>
                <w:szCs w:val="21"/>
                <w:lang w:val="zh-CN" w:eastAsia="zh-CN" w:bidi="zh-CN"/>
              </w:rPr>
              <w:t>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jc w:val="center"/>
        </w:trPr>
        <w:tc>
          <w:tcPr>
            <w:tcW w:w="1681" w:type="dxa"/>
            <w:gridSpan w:val="3"/>
            <w:vAlign w:val="center"/>
          </w:tcPr>
          <w:p>
            <w:pPr>
              <w:pStyle w:val="11"/>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vAlign w:val="center"/>
          </w:tcPr>
          <w:p>
            <w:pPr>
              <w:tabs>
                <w:tab w:val="left" w:pos="2631"/>
              </w:tabs>
              <w:spacing w:line="240" w:lineRule="auto"/>
              <w:ind w:left="0" w:leftChars="0" w:right="0" w:rightChars="0"/>
              <w:jc w:val="left"/>
              <w:rPr>
                <w:rFonts w:hint="eastAsia" w:ascii="宋体" w:hAnsi="宋体" w:eastAsia="宋体" w:cs="宋体"/>
                <w:sz w:val="21"/>
                <w:szCs w:val="21"/>
                <w:lang w:val="en-US" w:eastAsia="zh-CN" w:bidi="zh-CN"/>
              </w:rPr>
            </w:pPr>
            <w:r>
              <w:rPr>
                <w:rFonts w:hint="eastAsia" w:ascii="宋体" w:hAnsi="宋体" w:eastAsia="宋体" w:cs="宋体"/>
                <w:sz w:val="21"/>
                <w:szCs w:val="21"/>
                <w:lang w:val="en-US" w:eastAsia="zh-CN" w:bidi="zh-CN"/>
              </w:rPr>
              <w:t>教学环境：超星学习通、极阅电子教室、WPS软件，便于任务的实施;</w:t>
            </w:r>
          </w:p>
          <w:p>
            <w:pPr>
              <w:tabs>
                <w:tab w:val="left" w:pos="2631"/>
              </w:tabs>
              <w:spacing w:line="240" w:lineRule="auto"/>
              <w:ind w:left="0" w:leftChars="0" w:right="0" w:rightChars="0"/>
              <w:jc w:val="left"/>
              <w:rPr>
                <w:rFonts w:hint="default" w:ascii="宋体" w:hAnsi="宋体" w:eastAsia="宋体" w:cs="宋体"/>
                <w:sz w:val="21"/>
                <w:szCs w:val="21"/>
                <w:lang w:val="en-US" w:eastAsia="zh-CN" w:bidi="zh-CN"/>
              </w:rPr>
            </w:pPr>
            <w:r>
              <w:rPr>
                <w:rFonts w:hint="eastAsia" w:ascii="宋体" w:hAnsi="宋体" w:eastAsia="宋体" w:cs="宋体"/>
                <w:sz w:val="21"/>
                <w:szCs w:val="21"/>
                <w:lang w:val="en-US" w:eastAsia="zh-CN" w:bidi="zh-CN"/>
              </w:rPr>
              <w:t>教学资源：教案、学案、PPT、微课等。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9278" w:type="dxa"/>
            <w:gridSpan w:val="9"/>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b/>
                <w:color w:val="auto"/>
                <w:sz w:val="21"/>
                <w:highlight w:val="none"/>
              </w:rPr>
            </w:pPr>
            <w:r>
              <w:rPr>
                <w:b/>
                <w:color w:val="auto"/>
                <w:sz w:val="21"/>
                <w:highlight w:val="none"/>
              </w:rPr>
              <w:t>课程教学与设计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59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ind w:left="108"/>
              <w:textAlignment w:val="auto"/>
              <w:rPr>
                <w:b/>
                <w:color w:val="auto"/>
                <w:sz w:val="21"/>
                <w:highlight w:val="none"/>
              </w:rPr>
            </w:pPr>
            <w:r>
              <w:rPr>
                <w:b/>
                <w:color w:val="auto"/>
                <w:sz w:val="21"/>
                <w:highlight w:val="none"/>
              </w:rPr>
              <w:t>教学环节</w:t>
            </w:r>
          </w:p>
        </w:tc>
        <w:tc>
          <w:tcPr>
            <w:tcW w:w="3223"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ind w:left="527"/>
              <w:textAlignment w:val="auto"/>
              <w:rPr>
                <w:b/>
                <w:color w:val="auto"/>
                <w:sz w:val="21"/>
                <w:highlight w:val="none"/>
              </w:rPr>
            </w:pPr>
            <w:r>
              <w:rPr>
                <w:b/>
                <w:color w:val="auto"/>
                <w:sz w:val="21"/>
                <w:highlight w:val="none"/>
              </w:rPr>
              <w:t>教学内容与教师活动</w:t>
            </w:r>
          </w:p>
        </w:tc>
        <w:tc>
          <w:tcPr>
            <w:tcW w:w="223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ind w:left="107"/>
              <w:textAlignment w:val="auto"/>
              <w:rPr>
                <w:b/>
                <w:color w:val="auto"/>
                <w:sz w:val="21"/>
                <w:highlight w:val="none"/>
              </w:rPr>
            </w:pPr>
            <w:r>
              <w:rPr>
                <w:b/>
                <w:color w:val="auto"/>
                <w:sz w:val="21"/>
                <w:highlight w:val="none"/>
              </w:rPr>
              <w:t>课程思政教学目标</w:t>
            </w:r>
          </w:p>
        </w:tc>
        <w:tc>
          <w:tcPr>
            <w:tcW w:w="222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ind w:left="106"/>
              <w:textAlignment w:val="auto"/>
              <w:rPr>
                <w:b/>
                <w:color w:val="auto"/>
                <w:sz w:val="21"/>
                <w:highlight w:val="none"/>
              </w:rPr>
            </w:pPr>
            <w:r>
              <w:rPr>
                <w:b/>
                <w:color w:val="auto"/>
                <w:sz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5" w:hRule="atLeast"/>
          <w:jc w:val="center"/>
        </w:trPr>
        <w:tc>
          <w:tcPr>
            <w:tcW w:w="1595" w:type="dxa"/>
            <w:gridSpan w:val="2"/>
            <w:vAlign w:val="center"/>
          </w:tcPr>
          <w:p>
            <w:pPr>
              <w:pStyle w:val="11"/>
              <w:spacing w:before="134"/>
              <w:ind w:left="0" w:leftChars="0" w:right="614" w:firstLine="0" w:firstLineChars="0"/>
              <w:jc w:val="center"/>
              <w:rPr>
                <w:b/>
                <w:color w:val="auto"/>
                <w:sz w:val="21"/>
                <w:highlight w:val="none"/>
              </w:rPr>
            </w:pPr>
            <w:r>
              <w:rPr>
                <w:b/>
                <w:color w:val="auto"/>
                <w:sz w:val="21"/>
                <w:highlight w:val="none"/>
              </w:rPr>
              <w:t>课前</w:t>
            </w:r>
          </w:p>
        </w:tc>
        <w:tc>
          <w:tcPr>
            <w:tcW w:w="3223" w:type="dxa"/>
            <w:gridSpan w:val="3"/>
            <w:vAlign w:val="center"/>
          </w:tcPr>
          <w:p>
            <w:pPr>
              <w:pStyle w:val="11"/>
              <w:spacing w:line="240" w:lineRule="auto"/>
              <w:ind w:right="98" w:firstLine="420" w:firstLineChars="200"/>
              <w:jc w:val="both"/>
              <w:rPr>
                <w:color w:val="auto"/>
                <w:sz w:val="21"/>
                <w:highlight w:val="none"/>
              </w:rPr>
            </w:pPr>
            <w:r>
              <w:rPr>
                <w:rFonts w:hint="eastAsia" w:ascii="宋体" w:hAnsi="宋体" w:eastAsia="宋体" w:cs="宋体"/>
                <w:color w:val="auto"/>
                <w:sz w:val="21"/>
                <w:highlight w:val="none"/>
              </w:rPr>
              <w:t>收集教学资源，挖掘思政元</w:t>
            </w:r>
            <w:r>
              <w:rPr>
                <w:rFonts w:hint="eastAsia" w:ascii="宋体" w:hAnsi="宋体" w:eastAsia="宋体" w:cs="宋体"/>
                <w:color w:val="auto"/>
                <w:w w:val="95"/>
                <w:sz w:val="21"/>
                <w:highlight w:val="none"/>
              </w:rPr>
              <w:t>素，形成教学案例和思政案例，登录云班课教学平台，上传学习资源，发布小组任务：课内每小</w:t>
            </w:r>
            <w:r>
              <w:rPr>
                <w:rFonts w:hint="eastAsia" w:ascii="宋体" w:hAnsi="宋体" w:eastAsia="宋体" w:cs="宋体"/>
                <w:color w:val="auto"/>
                <w:sz w:val="21"/>
                <w:highlight w:val="none"/>
              </w:rPr>
              <w:t>组代表描述案例内容及收获。</w:t>
            </w:r>
          </w:p>
        </w:tc>
        <w:tc>
          <w:tcPr>
            <w:tcW w:w="2235" w:type="dxa"/>
            <w:gridSpan w:val="2"/>
            <w:vAlign w:val="center"/>
          </w:tcPr>
          <w:p>
            <w:pPr>
              <w:pStyle w:val="11"/>
              <w:spacing w:line="240" w:lineRule="auto"/>
              <w:ind w:left="0" w:leftChars="0" w:right="98" w:firstLine="420" w:firstLineChars="200"/>
              <w:jc w:val="both"/>
              <w:rPr>
                <w:rFonts w:hint="eastAsia" w:ascii="宋体" w:hAnsi="宋体" w:eastAsia="宋体" w:cs="宋体"/>
                <w:color w:val="auto"/>
                <w:sz w:val="21"/>
                <w:highlight w:val="none"/>
              </w:rPr>
            </w:pPr>
            <w:r>
              <w:rPr>
                <w:rFonts w:hint="eastAsia" w:ascii="宋体" w:hAnsi="宋体" w:eastAsia="宋体" w:cs="宋体"/>
                <w:color w:val="auto"/>
                <w:sz w:val="21"/>
                <w:highlight w:val="none"/>
              </w:rPr>
              <w:t>引导学生形成团队协作的意识；让学生初步认识到</w:t>
            </w:r>
            <w:r>
              <w:rPr>
                <w:rFonts w:hint="eastAsia" w:ascii="宋体" w:hAnsi="宋体" w:eastAsia="宋体" w:cs="宋体"/>
                <w:color w:val="auto"/>
                <w:sz w:val="21"/>
                <w:highlight w:val="none"/>
                <w:lang w:val="en-US" w:eastAsia="zh-CN"/>
              </w:rPr>
              <w:t>python在数字媒体</w:t>
            </w:r>
            <w:r>
              <w:rPr>
                <w:rFonts w:hint="eastAsia" w:ascii="宋体" w:hAnsi="宋体" w:eastAsia="宋体" w:cs="宋体"/>
                <w:color w:val="auto"/>
                <w:sz w:val="21"/>
                <w:highlight w:val="none"/>
              </w:rPr>
              <w:t>行业</w:t>
            </w:r>
            <w:r>
              <w:rPr>
                <w:rFonts w:hint="eastAsia" w:ascii="宋体" w:hAnsi="宋体" w:eastAsia="宋体" w:cs="宋体"/>
                <w:color w:val="auto"/>
                <w:sz w:val="21"/>
                <w:highlight w:val="none"/>
                <w:lang w:val="en-US" w:eastAsia="zh-CN"/>
              </w:rPr>
              <w:t>中的应用</w:t>
            </w:r>
            <w:r>
              <w:rPr>
                <w:rFonts w:hint="eastAsia" w:ascii="宋体" w:hAnsi="宋体" w:eastAsia="宋体" w:cs="宋体"/>
                <w:color w:val="auto"/>
                <w:sz w:val="21"/>
                <w:highlight w:val="none"/>
              </w:rPr>
              <w:t>与国家社会、经济发展的联系，提升使命感、责任感和自豪感。</w:t>
            </w:r>
          </w:p>
        </w:tc>
        <w:tc>
          <w:tcPr>
            <w:tcW w:w="2225" w:type="dxa"/>
            <w:gridSpan w:val="2"/>
            <w:vAlign w:val="center"/>
          </w:tcPr>
          <w:p>
            <w:pPr>
              <w:pStyle w:val="11"/>
              <w:spacing w:line="240" w:lineRule="auto"/>
              <w:ind w:left="0" w:leftChars="0" w:right="98" w:firstLine="420" w:firstLineChars="200"/>
              <w:jc w:val="both"/>
              <w:rPr>
                <w:rFonts w:hint="eastAsia" w:ascii="宋体" w:hAnsi="宋体" w:eastAsia="宋体" w:cs="宋体"/>
                <w:color w:val="auto"/>
                <w:sz w:val="21"/>
                <w:highlight w:val="none"/>
                <w:lang w:eastAsia="zh-CN"/>
              </w:rPr>
            </w:pPr>
            <w:r>
              <w:rPr>
                <w:rFonts w:hint="eastAsia" w:ascii="宋体" w:hAnsi="宋体" w:eastAsia="宋体" w:cs="宋体"/>
                <w:color w:val="auto"/>
                <w:sz w:val="21"/>
                <w:highlight w:val="none"/>
              </w:rPr>
              <w:t>登录教学平台预习</w:t>
            </w:r>
            <w:r>
              <w:rPr>
                <w:rFonts w:hint="eastAsia" w:ascii="宋体" w:hAnsi="宋体" w:eastAsia="宋体" w:cs="宋体"/>
                <w:color w:val="auto"/>
                <w:sz w:val="21"/>
                <w:highlight w:val="none"/>
                <w:lang w:eastAsia="zh-CN"/>
              </w:rPr>
              <w:t>，以</w:t>
            </w:r>
            <w:r>
              <w:rPr>
                <w:rFonts w:hint="eastAsia" w:ascii="宋体" w:hAnsi="宋体" w:eastAsia="宋体" w:cs="宋体"/>
                <w:color w:val="auto"/>
                <w:sz w:val="21"/>
                <w:highlight w:val="none"/>
              </w:rPr>
              <w:t>小组为单位完成课前任务</w:t>
            </w:r>
            <w:r>
              <w:rPr>
                <w:rFonts w:hint="eastAsia" w:ascii="宋体" w:hAnsi="宋体" w:eastAsia="宋体" w:cs="宋体"/>
                <w:color w:val="auto"/>
                <w:sz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spacing w:before="1"/>
              <w:ind w:left="108"/>
              <w:jc w:val="center"/>
              <w:rPr>
                <w:b/>
                <w:color w:val="auto"/>
                <w:sz w:val="21"/>
                <w:highlight w:val="none"/>
              </w:rPr>
            </w:pPr>
            <w:r>
              <w:rPr>
                <w:b/>
                <w:color w:val="auto"/>
                <w:sz w:val="21"/>
                <w:highlight w:val="none"/>
              </w:rPr>
              <w:t>课中</w:t>
            </w:r>
          </w:p>
        </w:tc>
        <w:tc>
          <w:tcPr>
            <w:tcW w:w="832" w:type="dxa"/>
            <w:vAlign w:val="center"/>
          </w:tcPr>
          <w:p>
            <w:pPr>
              <w:pStyle w:val="11"/>
              <w:spacing w:before="1"/>
              <w:ind w:left="0" w:leftChars="0" w:firstLine="0" w:firstLineChars="0"/>
              <w:jc w:val="center"/>
              <w:rPr>
                <w:b/>
                <w:color w:val="auto"/>
                <w:sz w:val="21"/>
                <w:highlight w:val="none"/>
              </w:rPr>
            </w:pPr>
            <w:r>
              <w:rPr>
                <w:b/>
                <w:color w:val="auto"/>
                <w:sz w:val="21"/>
                <w:highlight w:val="none"/>
              </w:rPr>
              <w:t>导入</w:t>
            </w:r>
          </w:p>
        </w:tc>
        <w:tc>
          <w:tcPr>
            <w:tcW w:w="3223" w:type="dxa"/>
            <w:gridSpan w:val="3"/>
          </w:tcPr>
          <w:p>
            <w:pPr>
              <w:pStyle w:val="11"/>
              <w:spacing w:before="8" w:line="240" w:lineRule="auto"/>
              <w:ind w:left="107" w:right="98"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上一章节已掌握文件加解密与函数封装技术，数字媒体技术专业的智慧校园管理系统等项目需高效管理各类角色数据，如何用更贴合真实项目开发的面向对象思想，结构化定义学生、教师等校园数据类型并实现灵活扩展？ 本节课学习 Python 面向对象编程，从类与对象的基础定义，到校园角色类的实现、继承扩展与方法重写，理解面向对象思想对数字媒体项目开发的核心价值</w:t>
            </w:r>
          </w:p>
        </w:tc>
        <w:tc>
          <w:tcPr>
            <w:tcW w:w="2235" w:type="dxa"/>
            <w:gridSpan w:val="2"/>
            <w:vAlign w:val="center"/>
          </w:tcPr>
          <w:p>
            <w:pPr>
              <w:pStyle w:val="11"/>
              <w:spacing w:before="1" w:line="240" w:lineRule="auto"/>
              <w:ind w:left="107" w:firstLine="420"/>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培养学生</w:t>
            </w:r>
            <w:r>
              <w:rPr>
                <w:rFonts w:hint="eastAsia" w:ascii="宋体" w:hAnsi="宋体" w:eastAsia="宋体" w:cs="宋体"/>
                <w:b/>
                <w:color w:val="auto"/>
                <w:sz w:val="21"/>
                <w:szCs w:val="21"/>
                <w:highlight w:val="none"/>
              </w:rPr>
              <w:t>关心祖</w:t>
            </w:r>
          </w:p>
          <w:p>
            <w:pPr>
              <w:pStyle w:val="11"/>
              <w:spacing w:before="8" w:line="240" w:lineRule="auto"/>
              <w:ind w:left="107" w:right="99"/>
              <w:jc w:val="left"/>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国命运</w:t>
            </w:r>
            <w:r>
              <w:rPr>
                <w:rFonts w:hint="eastAsia" w:ascii="宋体" w:hAnsi="宋体" w:eastAsia="宋体" w:cs="宋体"/>
                <w:color w:val="auto"/>
                <w:spacing w:val="-15"/>
                <w:sz w:val="21"/>
                <w:szCs w:val="21"/>
                <w:highlight w:val="none"/>
              </w:rPr>
              <w:t>，用专业技能</w:t>
            </w:r>
            <w:r>
              <w:rPr>
                <w:rFonts w:hint="eastAsia" w:ascii="宋体" w:hAnsi="宋体" w:eastAsia="宋体" w:cs="宋体"/>
                <w:b/>
                <w:color w:val="auto"/>
                <w:spacing w:val="-13"/>
                <w:sz w:val="21"/>
                <w:szCs w:val="21"/>
                <w:highlight w:val="none"/>
              </w:rPr>
              <w:t>服</w:t>
            </w:r>
            <w:r>
              <w:rPr>
                <w:rFonts w:hint="eastAsia" w:ascii="宋体" w:hAnsi="宋体" w:eastAsia="宋体" w:cs="宋体"/>
                <w:b/>
                <w:color w:val="auto"/>
                <w:sz w:val="21"/>
                <w:szCs w:val="21"/>
                <w:highlight w:val="none"/>
              </w:rPr>
              <w:t>务社会</w:t>
            </w:r>
            <w:r>
              <w:rPr>
                <w:rFonts w:hint="eastAsia" w:ascii="宋体" w:hAnsi="宋体" w:eastAsia="宋体" w:cs="宋体"/>
                <w:color w:val="auto"/>
                <w:sz w:val="21"/>
                <w:szCs w:val="21"/>
                <w:highlight w:val="none"/>
              </w:rPr>
              <w:t>的职业情操。</w:t>
            </w:r>
          </w:p>
        </w:tc>
        <w:tc>
          <w:tcPr>
            <w:tcW w:w="2225" w:type="dxa"/>
            <w:gridSpan w:val="2"/>
            <w:vAlign w:val="center"/>
          </w:tcPr>
          <w:p>
            <w:pPr>
              <w:pStyle w:val="11"/>
              <w:spacing w:before="1" w:line="240" w:lineRule="auto"/>
              <w:ind w:left="106" w:right="28" w:firstLine="42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根据老师提出的问题，思考并积极参与讨论</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7" w:hRule="atLeast"/>
          <w:jc w:val="center"/>
        </w:trPr>
        <w:tc>
          <w:tcPr>
            <w:tcW w:w="763" w:type="dxa"/>
            <w:vMerge w:val="continue"/>
            <w:tcBorders>
              <w:top w:val="nil"/>
            </w:tcBorders>
            <w:vAlign w:val="center"/>
          </w:tcPr>
          <w:p>
            <w:pPr>
              <w:jc w:val="center"/>
              <w:rPr>
                <w:color w:val="auto"/>
                <w:sz w:val="2"/>
                <w:szCs w:val="2"/>
                <w:highlight w:val="none"/>
              </w:rPr>
            </w:pPr>
          </w:p>
        </w:tc>
        <w:tc>
          <w:tcPr>
            <w:tcW w:w="832" w:type="dxa"/>
            <w:vMerge w:val="restart"/>
            <w:vAlign w:val="center"/>
          </w:tcPr>
          <w:p>
            <w:pPr>
              <w:pStyle w:val="11"/>
              <w:spacing w:before="137"/>
              <w:ind w:left="106"/>
              <w:jc w:val="center"/>
              <w:rPr>
                <w:b/>
                <w:color w:val="auto"/>
                <w:sz w:val="21"/>
                <w:highlight w:val="none"/>
              </w:rPr>
            </w:pPr>
            <w:r>
              <w:rPr>
                <w:b/>
                <w:color w:val="auto"/>
                <w:sz w:val="21"/>
                <w:highlight w:val="none"/>
              </w:rPr>
              <w:t>新课</w:t>
            </w:r>
          </w:p>
        </w:tc>
        <w:tc>
          <w:tcPr>
            <w:tcW w:w="3223" w:type="dxa"/>
            <w:gridSpan w:val="3"/>
            <w:vAlign w:val="center"/>
          </w:tcPr>
          <w:p>
            <w:pPr>
              <w:pStyle w:val="11"/>
              <w:spacing w:before="1" w:line="240" w:lineRule="auto"/>
              <w:ind w:right="37" w:firstLine="420" w:firstLineChars="2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20</w:t>
            </w:r>
            <w:r>
              <w:rPr>
                <w:rFonts w:hint="eastAsia" w:ascii="宋体" w:hAnsi="宋体" w:eastAsia="宋体" w:cs="宋体"/>
                <w:color w:val="auto"/>
                <w:sz w:val="21"/>
                <w:szCs w:val="21"/>
                <w:highlight w:val="none"/>
              </w:rPr>
              <w:t>分钟）</w:t>
            </w:r>
            <w:r>
              <w:rPr>
                <w:rFonts w:hint="eastAsia" w:ascii="宋体" w:hAnsi="宋体" w:eastAsia="宋体" w:cs="宋体"/>
                <w:b/>
                <w:color w:val="auto"/>
                <w:sz w:val="21"/>
                <w:szCs w:val="21"/>
                <w:highlight w:val="none"/>
              </w:rPr>
              <w:t>秀一秀：</w:t>
            </w:r>
            <w:r>
              <w:rPr>
                <w:rFonts w:hint="eastAsia" w:ascii="宋体" w:hAnsi="宋体" w:eastAsia="宋体" w:cs="宋体"/>
                <w:color w:val="auto"/>
                <w:sz w:val="21"/>
                <w:szCs w:val="21"/>
                <w:highlight w:val="none"/>
              </w:rPr>
              <w:t>各小组分别展示课前任务发布的收获。</w:t>
            </w:r>
          </w:p>
        </w:tc>
        <w:tc>
          <w:tcPr>
            <w:tcW w:w="2235" w:type="dxa"/>
            <w:gridSpan w:val="2"/>
            <w:vAlign w:val="center"/>
          </w:tcPr>
          <w:p>
            <w:pPr>
              <w:pStyle w:val="11"/>
              <w:spacing w:before="1" w:line="240" w:lineRule="auto"/>
              <w:ind w:left="107" w:right="99" w:firstLine="420"/>
              <w:jc w:val="left"/>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21"/>
                <w:sz w:val="21"/>
                <w:szCs w:val="21"/>
                <w:highlight w:val="none"/>
              </w:rPr>
              <w:t>培养学生</w:t>
            </w:r>
            <w:r>
              <w:rPr>
                <w:rFonts w:hint="eastAsia" w:ascii="宋体" w:hAnsi="宋体" w:eastAsia="宋体" w:cs="宋体"/>
                <w:b/>
                <w:color w:val="auto"/>
                <w:spacing w:val="10"/>
                <w:sz w:val="21"/>
                <w:szCs w:val="21"/>
                <w:highlight w:val="none"/>
              </w:rPr>
              <w:t>自豪感</w:t>
            </w:r>
            <w:r>
              <w:rPr>
                <w:rFonts w:hint="eastAsia" w:ascii="宋体" w:hAnsi="宋体" w:eastAsia="宋体" w:cs="宋体"/>
                <w:b/>
                <w:color w:val="auto"/>
                <w:sz w:val="21"/>
                <w:szCs w:val="21"/>
                <w:highlight w:val="none"/>
              </w:rPr>
              <w:t>和责任感</w:t>
            </w:r>
            <w:r>
              <w:rPr>
                <w:rFonts w:hint="eastAsia" w:ascii="宋体" w:hAnsi="宋体" w:eastAsia="宋体" w:cs="宋体"/>
                <w:color w:val="auto"/>
                <w:spacing w:val="-18"/>
                <w:sz w:val="21"/>
                <w:szCs w:val="21"/>
                <w:highlight w:val="none"/>
              </w:rPr>
              <w:t>，鼓励学生</w:t>
            </w:r>
            <w:r>
              <w:rPr>
                <w:rFonts w:hint="eastAsia" w:ascii="宋体" w:hAnsi="宋体" w:eastAsia="宋体" w:cs="宋体"/>
                <w:b/>
                <w:color w:val="auto"/>
                <w:spacing w:val="-13"/>
                <w:sz w:val="21"/>
                <w:szCs w:val="21"/>
                <w:highlight w:val="none"/>
              </w:rPr>
              <w:t>勇</w:t>
            </w:r>
            <w:r>
              <w:rPr>
                <w:rFonts w:hint="eastAsia" w:ascii="宋体" w:hAnsi="宋体" w:eastAsia="宋体" w:cs="宋体"/>
                <w:b/>
                <w:color w:val="auto"/>
                <w:sz w:val="21"/>
                <w:szCs w:val="21"/>
                <w:highlight w:val="none"/>
              </w:rPr>
              <w:t>于发表个人想法</w:t>
            </w:r>
            <w:r>
              <w:rPr>
                <w:rFonts w:hint="eastAsia" w:ascii="宋体" w:hAnsi="宋体" w:eastAsia="宋体" w:cs="宋体"/>
                <w:b/>
                <w:color w:val="auto"/>
                <w:sz w:val="21"/>
                <w:szCs w:val="21"/>
                <w:highlight w:val="none"/>
                <w:lang w:eastAsia="zh-CN"/>
              </w:rPr>
              <w:t>。</w:t>
            </w:r>
          </w:p>
        </w:tc>
        <w:tc>
          <w:tcPr>
            <w:tcW w:w="2225" w:type="dxa"/>
            <w:gridSpan w:val="2"/>
            <w:vAlign w:val="center"/>
          </w:tcPr>
          <w:p>
            <w:pPr>
              <w:pStyle w:val="11"/>
              <w:spacing w:before="1" w:line="240" w:lineRule="auto"/>
              <w:ind w:left="106" w:right="39" w:firstLine="42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认真倾听同学分享，并做好笔记。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tcBorders>
              <w:top w:val="nil"/>
            </w:tcBorders>
          </w:tcPr>
          <w:p>
            <w:pPr>
              <w:rPr>
                <w:color w:val="auto"/>
                <w:sz w:val="2"/>
                <w:szCs w:val="2"/>
                <w:highlight w:val="none"/>
              </w:rPr>
            </w:pPr>
          </w:p>
        </w:tc>
        <w:tc>
          <w:tcPr>
            <w:tcW w:w="832" w:type="dxa"/>
            <w:vMerge w:val="continue"/>
            <w:tcBorders>
              <w:top w:val="nil"/>
            </w:tcBorders>
          </w:tcPr>
          <w:p>
            <w:pPr>
              <w:rPr>
                <w:color w:val="auto"/>
                <w:sz w:val="2"/>
                <w:szCs w:val="2"/>
                <w:highlight w:val="none"/>
              </w:rPr>
            </w:pPr>
          </w:p>
        </w:tc>
        <w:tc>
          <w:tcPr>
            <w:tcW w:w="3223" w:type="dxa"/>
            <w:gridSpan w:val="3"/>
            <w:vAlign w:val="center"/>
          </w:tcPr>
          <w:p>
            <w:pPr>
              <w:pStyle w:val="11"/>
              <w:spacing w:before="2" w:line="240" w:lineRule="auto"/>
              <w:ind w:right="96" w:firstLine="420" w:firstLineChars="200"/>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15</w:t>
            </w:r>
            <w:r>
              <w:rPr>
                <w:rFonts w:hint="eastAsia" w:ascii="宋体" w:hAnsi="宋体" w:eastAsia="宋体" w:cs="宋体"/>
                <w:color w:val="auto"/>
                <w:spacing w:val="-16"/>
                <w:sz w:val="21"/>
                <w:szCs w:val="21"/>
                <w:highlight w:val="none"/>
              </w:rPr>
              <w:t>分钟</w:t>
            </w:r>
            <w:r>
              <w:rPr>
                <w:rFonts w:hint="eastAsia" w:ascii="宋体" w:hAnsi="宋体" w:eastAsia="宋体" w:cs="宋体"/>
                <w:color w:val="auto"/>
                <w:sz w:val="21"/>
                <w:szCs w:val="21"/>
                <w:highlight w:val="none"/>
              </w:rPr>
              <w:t>）</w:t>
            </w:r>
            <w:r>
              <w:rPr>
                <w:rFonts w:hint="eastAsia" w:ascii="宋体" w:hAnsi="宋体" w:eastAsia="宋体" w:cs="宋体"/>
                <w:color w:val="auto"/>
                <w:spacing w:val="-2"/>
                <w:sz w:val="21"/>
                <w:szCs w:val="21"/>
                <w:highlight w:val="none"/>
              </w:rPr>
              <w:t>点评各小组展示</w:t>
            </w:r>
            <w:r>
              <w:rPr>
                <w:rFonts w:hint="eastAsia" w:ascii="宋体" w:hAnsi="宋体" w:eastAsia="宋体" w:cs="宋体"/>
                <w:color w:val="auto"/>
                <w:spacing w:val="2"/>
                <w:w w:val="95"/>
                <w:sz w:val="21"/>
                <w:szCs w:val="21"/>
                <w:highlight w:val="none"/>
              </w:rPr>
              <w:t>情况，完善学生的思路及想法，引导学生正确地思考教学案例，</w:t>
            </w:r>
            <w:r>
              <w:rPr>
                <w:rFonts w:hint="eastAsia" w:ascii="宋体" w:hAnsi="宋体" w:eastAsia="宋体" w:cs="宋体"/>
                <w:color w:val="auto"/>
                <w:sz w:val="21"/>
                <w:szCs w:val="21"/>
                <w:highlight w:val="none"/>
              </w:rPr>
              <w:t>同时给出专业的理解。</w:t>
            </w:r>
          </w:p>
        </w:tc>
        <w:tc>
          <w:tcPr>
            <w:tcW w:w="2235" w:type="dxa"/>
            <w:gridSpan w:val="2"/>
            <w:vAlign w:val="center"/>
          </w:tcPr>
          <w:p>
            <w:pPr>
              <w:pStyle w:val="11"/>
              <w:spacing w:before="2" w:line="240" w:lineRule="auto"/>
              <w:ind w:left="107" w:right="96" w:firstLine="420"/>
              <w:jc w:val="both"/>
              <w:rPr>
                <w:rFonts w:hint="eastAsia" w:ascii="宋体" w:hAnsi="宋体" w:eastAsia="宋体" w:cs="宋体"/>
                <w:color w:val="auto"/>
                <w:sz w:val="21"/>
                <w:szCs w:val="21"/>
                <w:highlight w:val="none"/>
              </w:rPr>
            </w:pPr>
            <w:r>
              <w:rPr>
                <w:rFonts w:hint="eastAsia" w:ascii="宋体" w:hAnsi="宋体" w:eastAsia="宋体" w:cs="宋体"/>
                <w:color w:val="auto"/>
                <w:spacing w:val="16"/>
                <w:sz w:val="21"/>
                <w:szCs w:val="21"/>
                <w:highlight w:val="none"/>
              </w:rPr>
              <w:t>让学生能正确</w:t>
            </w:r>
            <w:r>
              <w:rPr>
                <w:rFonts w:hint="eastAsia" w:ascii="宋体" w:hAnsi="宋体" w:eastAsia="宋体" w:cs="宋体"/>
                <w:color w:val="auto"/>
                <w:spacing w:val="12"/>
                <w:sz w:val="21"/>
                <w:szCs w:val="21"/>
                <w:highlight w:val="none"/>
              </w:rPr>
              <w:t>思考和</w:t>
            </w:r>
            <w:r>
              <w:rPr>
                <w:rFonts w:hint="eastAsia" w:ascii="宋体" w:hAnsi="宋体" w:eastAsia="宋体" w:cs="宋体"/>
                <w:color w:val="auto"/>
                <w:spacing w:val="12"/>
                <w:sz w:val="21"/>
                <w:szCs w:val="21"/>
                <w:highlight w:val="none"/>
                <w:lang w:val="en-US" w:eastAsia="zh-CN"/>
              </w:rPr>
              <w:t>描述python在数字媒体技术</w:t>
            </w:r>
            <w:r>
              <w:rPr>
                <w:rFonts w:hint="eastAsia" w:ascii="宋体" w:hAnsi="宋体" w:eastAsia="宋体" w:cs="宋体"/>
                <w:color w:val="auto"/>
                <w:spacing w:val="12"/>
                <w:sz w:val="21"/>
                <w:szCs w:val="21"/>
                <w:highlight w:val="none"/>
              </w:rPr>
              <w:t>行业</w:t>
            </w:r>
            <w:r>
              <w:rPr>
                <w:rFonts w:hint="eastAsia" w:ascii="宋体" w:hAnsi="宋体" w:eastAsia="宋体" w:cs="宋体"/>
                <w:color w:val="auto"/>
                <w:spacing w:val="12"/>
                <w:sz w:val="21"/>
                <w:szCs w:val="21"/>
                <w:highlight w:val="none"/>
                <w:lang w:val="en-US" w:eastAsia="zh-CN"/>
              </w:rPr>
              <w:t>中的应用</w:t>
            </w:r>
            <w:r>
              <w:rPr>
                <w:rFonts w:hint="eastAsia" w:ascii="宋体" w:hAnsi="宋体" w:eastAsia="宋体" w:cs="宋体"/>
                <w:color w:val="auto"/>
                <w:spacing w:val="-10"/>
                <w:sz w:val="21"/>
                <w:szCs w:val="21"/>
                <w:highlight w:val="none"/>
              </w:rPr>
              <w:t>与国家社会、经济发展</w:t>
            </w:r>
            <w:r>
              <w:rPr>
                <w:rFonts w:hint="eastAsia" w:ascii="宋体" w:hAnsi="宋体" w:eastAsia="宋体" w:cs="宋体"/>
                <w:color w:val="auto"/>
                <w:spacing w:val="-11"/>
                <w:sz w:val="21"/>
                <w:szCs w:val="21"/>
                <w:highlight w:val="none"/>
              </w:rPr>
              <w:t>的联系，提升学生的使</w:t>
            </w:r>
            <w:r>
              <w:rPr>
                <w:rFonts w:hint="eastAsia" w:ascii="宋体" w:hAnsi="宋体" w:eastAsia="宋体" w:cs="宋体"/>
                <w:color w:val="auto"/>
                <w:spacing w:val="12"/>
                <w:sz w:val="21"/>
                <w:szCs w:val="21"/>
                <w:highlight w:val="none"/>
              </w:rPr>
              <w:t>命感、责任感和自豪</w:t>
            </w:r>
            <w:r>
              <w:rPr>
                <w:rFonts w:hint="eastAsia" w:ascii="宋体" w:hAnsi="宋体" w:eastAsia="宋体" w:cs="宋体"/>
                <w:color w:val="auto"/>
                <w:sz w:val="21"/>
                <w:szCs w:val="21"/>
                <w:highlight w:val="none"/>
              </w:rPr>
              <w:t>感。</w:t>
            </w:r>
          </w:p>
        </w:tc>
        <w:tc>
          <w:tcPr>
            <w:tcW w:w="2225" w:type="dxa"/>
            <w:gridSpan w:val="2"/>
            <w:vAlign w:val="center"/>
          </w:tcPr>
          <w:p>
            <w:pPr>
              <w:pStyle w:val="11"/>
              <w:spacing w:before="2" w:line="240" w:lineRule="auto"/>
              <w:ind w:left="106" w:right="39" w:firstLine="420"/>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认真倾听教师讲解，并做好笔记，以备后续课程内容需要</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jc w:val="center"/>
        </w:trPr>
        <w:tc>
          <w:tcPr>
            <w:tcW w:w="763" w:type="dxa"/>
            <w:vMerge w:val="continue"/>
            <w:tcBorders>
              <w:top w:val="nil"/>
            </w:tcBorders>
          </w:tcPr>
          <w:p>
            <w:pPr>
              <w:rPr>
                <w:color w:val="auto"/>
                <w:sz w:val="2"/>
                <w:szCs w:val="2"/>
                <w:highlight w:val="none"/>
              </w:rPr>
            </w:pPr>
          </w:p>
        </w:tc>
        <w:tc>
          <w:tcPr>
            <w:tcW w:w="832" w:type="dxa"/>
            <w:vMerge w:val="continue"/>
            <w:tcBorders>
              <w:top w:val="nil"/>
            </w:tcBorders>
          </w:tcPr>
          <w:p>
            <w:pPr>
              <w:rPr>
                <w:color w:val="auto"/>
                <w:sz w:val="2"/>
                <w:szCs w:val="2"/>
                <w:highlight w:val="none"/>
              </w:rPr>
            </w:pPr>
          </w:p>
        </w:tc>
        <w:tc>
          <w:tcPr>
            <w:tcW w:w="3223" w:type="dxa"/>
            <w:gridSpan w:val="3"/>
            <w:vAlign w:val="center"/>
          </w:tcPr>
          <w:p>
            <w:pPr>
              <w:pStyle w:val="3"/>
              <w:pageBreakBefore w:val="0"/>
              <w:widowControl w:val="0"/>
              <w:kinsoku/>
              <w:wordWrap/>
              <w:overflowPunct/>
              <w:topLinePunct w:val="0"/>
              <w:bidi w:val="0"/>
              <w:adjustRightInd/>
              <w:snapToGrid w:val="0"/>
              <w:spacing w:line="240" w:lineRule="auto"/>
              <w:ind w:left="0" w:leftChars="0" w:firstLine="0" w:firstLineChars="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（40分钟）任务1 定义校园基础数据类型-基础</w:t>
            </w:r>
          </w:p>
          <w:p>
            <w:pPr>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 xml:space="preserve">（10分钟）一、面向对象技术的基本概念 </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（1）类（class）：用来描述具有相同的属性和方法的对象的集合。</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（2）类变量：类变量在整个实例化的对象中是公用的。</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（3）数据成员：类变量或者实例变量用于处理类及其实例对象的相关的数据。</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（4）方法重写：如果从父类继承的方法不能满足子类的需求，可以对其进行改写，这个过程叫方法的覆盖，也称为方法的重写。</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（5）实例变量：定义在方法中的变量，只作用于当前实例的类。</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（6）继承：即一个派生类继承基类的字段和方法。</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（7）实例化：创建一个类的实例，类的具体对象。</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（8）方法：类中定义的函数。</w:t>
            </w:r>
          </w:p>
          <w:p>
            <w:pPr>
              <w:keepNext w:val="0"/>
              <w:keepLines w:val="0"/>
              <w:pageBreakBefore w:val="0"/>
              <w:widowControl w:val="0"/>
              <w:kinsoku/>
              <w:wordWrap/>
              <w:overflowPunct/>
              <w:topLinePunct w:val="0"/>
              <w:bidi w:val="0"/>
              <w:adjustRightInd/>
              <w:snapToGrid w:val="0"/>
              <w:spacing w:line="240" w:lineRule="auto"/>
              <w:ind w:firstLine="0"/>
              <w:textAlignment w:val="auto"/>
              <w:rPr>
                <w:rFonts w:hint="eastAsia" w:ascii="宋体" w:hAnsi="宋体" w:eastAsia="宋体" w:cs="宋体"/>
                <w:sz w:val="21"/>
                <w:szCs w:val="21"/>
              </w:rPr>
            </w:pPr>
            <w:r>
              <w:rPr>
                <w:rFonts w:hint="eastAsia" w:ascii="宋体" w:hAnsi="宋体" w:eastAsia="宋体" w:cs="宋体"/>
                <w:sz w:val="21"/>
                <w:szCs w:val="21"/>
              </w:rPr>
              <w:t>（9）对象：通过类定义的数据结构实例。对象包括两个数据成员（类变量和实例变量）和方法。</w:t>
            </w:r>
          </w:p>
          <w:p>
            <w:pPr>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（5分钟）二、类的定义</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语法格式如下：</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class ClassName:</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&lt;语句-1&gt;</w:t>
            </w:r>
          </w:p>
          <w:p>
            <w:pPr>
              <w:pageBreakBefore w:val="0"/>
              <w:widowControl w:val="0"/>
              <w:kinsoku/>
              <w:wordWrap/>
              <w:overflowPunct/>
              <w:topLinePunct w:val="0"/>
              <w:bidi w:val="0"/>
              <w:adjustRightInd/>
              <w:snapToGrid w:val="0"/>
              <w:spacing w:line="240" w:lineRule="auto"/>
              <w:ind w:firstLine="1104" w:firstLineChars="526"/>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&lt;语句-N&gt;</w:t>
            </w:r>
          </w:p>
          <w:p>
            <w:pPr>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（10分钟）三、对象的声明</w:t>
            </w:r>
          </w:p>
          <w:p>
            <w:pPr>
              <w:keepNext w:val="0"/>
              <w:keepLines w:val="0"/>
              <w:pageBreakBefore w:val="0"/>
              <w:widowControl w:val="0"/>
              <w:kinsoku/>
              <w:wordWrap/>
              <w:overflowPunct/>
              <w:topLinePunct w:val="0"/>
              <w:bidi w:val="0"/>
              <w:adjustRightInd/>
              <w:snapToGrid w:val="0"/>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类对象支持两种操作：实例化和属性引用。</w:t>
            </w:r>
          </w:p>
          <w:p>
            <w:pPr>
              <w:keepNext w:val="0"/>
              <w:keepLines w:val="0"/>
              <w:pageBreakBefore w:val="0"/>
              <w:widowControl w:val="0"/>
              <w:kinsoku/>
              <w:wordWrap/>
              <w:overflowPunct/>
              <w:topLinePunct w:val="0"/>
              <w:bidi w:val="0"/>
              <w:adjustRightInd/>
              <w:snapToGrid w:val="0"/>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属性引用的语法为：obj.name。</w:t>
            </w:r>
          </w:p>
          <w:p>
            <w:pPr>
              <w:keepNext w:val="0"/>
              <w:keepLines w:val="0"/>
              <w:pageBreakBefore w:val="0"/>
              <w:widowControl w:val="0"/>
              <w:kinsoku/>
              <w:wordWrap/>
              <w:overflowPunct/>
              <w:topLinePunct w:val="0"/>
              <w:bidi w:val="0"/>
              <w:adjustRightInd/>
              <w:snapToGrid w:val="0"/>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类对象创建后，类命名空间中所有的命名都是有效属性名。</w:t>
            </w:r>
          </w:p>
          <w:p>
            <w:pPr>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（15分钟）四、属性与方法的使用</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在类的内部，使用def关键字来定义一个方法，与一般函数定义不同，类方法必须包含参数self，且为第一个参数，self代表的是类的实例。</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class people:</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ab/>
            </w:r>
            <w:r>
              <w:rPr>
                <w:rFonts w:hint="eastAsia" w:ascii="宋体" w:hAnsi="宋体" w:eastAsia="宋体" w:cs="宋体"/>
                <w:b w:val="0"/>
                <w:bCs w:val="0"/>
                <w:kern w:val="2"/>
                <w:sz w:val="21"/>
                <w:szCs w:val="21"/>
                <w:lang w:val="en-US" w:eastAsia="zh-CN" w:bidi="ar-SA"/>
              </w:rPr>
              <w:t>name=''</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ab/>
            </w:r>
            <w:r>
              <w:rPr>
                <w:rFonts w:hint="eastAsia" w:ascii="宋体" w:hAnsi="宋体" w:eastAsia="宋体" w:cs="宋体"/>
                <w:b w:val="0"/>
                <w:bCs w:val="0"/>
                <w:kern w:val="2"/>
                <w:sz w:val="21"/>
                <w:szCs w:val="21"/>
                <w:lang w:val="en-US" w:eastAsia="zh-CN" w:bidi="ar-SA"/>
              </w:rPr>
              <w:t>def speak(self):</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ab/>
            </w:r>
            <w:r>
              <w:rPr>
                <w:rFonts w:hint="eastAsia" w:ascii="宋体" w:hAnsi="宋体" w:eastAsia="宋体" w:cs="宋体"/>
                <w:b w:val="0"/>
                <w:bCs w:val="0"/>
                <w:kern w:val="2"/>
                <w:sz w:val="21"/>
                <w:szCs w:val="21"/>
                <w:lang w:val="en-US" w:eastAsia="zh-CN" w:bidi="ar-SA"/>
              </w:rPr>
              <w:tab/>
            </w:r>
            <w:r>
              <w:rPr>
                <w:rFonts w:hint="eastAsia" w:ascii="宋体" w:hAnsi="宋体" w:eastAsia="宋体" w:cs="宋体"/>
                <w:b w:val="0"/>
                <w:bCs w:val="0"/>
                <w:kern w:val="2"/>
                <w:sz w:val="21"/>
                <w:szCs w:val="21"/>
                <w:lang w:val="en-US" w:eastAsia="zh-CN" w:bidi="ar-SA"/>
              </w:rPr>
              <w:t>print("%s 说：我 %d 岁。"%(self.name,self.age))</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p=people('Mike',10,30)</w:t>
            </w:r>
          </w:p>
          <w:p>
            <w:pPr>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p.speak( )</w:t>
            </w:r>
          </w:p>
          <w:p>
            <w:pPr>
              <w:keepNext w:val="0"/>
              <w:keepLines w:val="0"/>
              <w:pageBreakBefore w:val="0"/>
              <w:widowControl w:val="0"/>
              <w:kinsoku/>
              <w:wordWrap/>
              <w:overflowPunct/>
              <w:topLinePunct w:val="0"/>
              <w:bidi w:val="0"/>
              <w:adjustRightInd/>
              <w:snapToGrid w:val="0"/>
              <w:spacing w:line="24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b w:val="0"/>
                <w:bCs w:val="0"/>
                <w:kern w:val="2"/>
                <w:sz w:val="21"/>
                <w:szCs w:val="21"/>
                <w:lang w:val="en-US" w:eastAsia="zh-CN" w:bidi="ar-SA"/>
              </w:rPr>
              <w:t>class people:语句进行类的定义；name=''语句定义基本属性def speak(self):语句定义构造方法。</w:t>
            </w:r>
          </w:p>
        </w:tc>
        <w:tc>
          <w:tcPr>
            <w:tcW w:w="2235" w:type="dxa"/>
            <w:gridSpan w:val="2"/>
            <w:vAlign w:val="center"/>
          </w:tcPr>
          <w:p>
            <w:pPr>
              <w:pStyle w:val="11"/>
              <w:spacing w:before="1" w:line="240" w:lineRule="auto"/>
              <w:ind w:left="107" w:right="96" w:firstLine="420"/>
              <w:jc w:val="left"/>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2"/>
                <w:sz w:val="21"/>
                <w:szCs w:val="21"/>
                <w:highlight w:val="none"/>
              </w:rPr>
              <w:t>激发学习热情，</w:t>
            </w:r>
            <w:r>
              <w:rPr>
                <w:rFonts w:hint="eastAsia" w:ascii="宋体" w:hAnsi="宋体" w:eastAsia="宋体" w:cs="宋体"/>
                <w:b/>
                <w:color w:val="auto"/>
                <w:spacing w:val="-11"/>
                <w:sz w:val="21"/>
                <w:szCs w:val="21"/>
                <w:highlight w:val="none"/>
              </w:rPr>
              <w:t>努</w:t>
            </w:r>
            <w:r>
              <w:rPr>
                <w:rFonts w:hint="eastAsia" w:ascii="宋体" w:hAnsi="宋体" w:eastAsia="宋体" w:cs="宋体"/>
                <w:b/>
                <w:color w:val="auto"/>
                <w:spacing w:val="-22"/>
                <w:sz w:val="21"/>
                <w:szCs w:val="21"/>
                <w:highlight w:val="none"/>
              </w:rPr>
              <w:t>力进取，</w:t>
            </w:r>
            <w:r>
              <w:rPr>
                <w:rFonts w:hint="eastAsia" w:ascii="宋体" w:hAnsi="宋体" w:eastAsia="宋体" w:cs="宋体"/>
                <w:color w:val="auto"/>
                <w:sz w:val="21"/>
                <w:szCs w:val="21"/>
                <w:highlight w:val="none"/>
              </w:rPr>
              <w:t>树立</w:t>
            </w:r>
            <w:r>
              <w:rPr>
                <w:rFonts w:hint="eastAsia" w:ascii="宋体" w:hAnsi="宋体" w:eastAsia="宋体" w:cs="宋体"/>
                <w:b/>
                <w:color w:val="auto"/>
                <w:spacing w:val="-4"/>
                <w:sz w:val="21"/>
                <w:szCs w:val="21"/>
                <w:highlight w:val="none"/>
              </w:rPr>
              <w:t>从事</w:t>
            </w:r>
            <w:r>
              <w:rPr>
                <w:rFonts w:hint="eastAsia" w:ascii="宋体" w:hAnsi="宋体" w:eastAsia="宋体" w:cs="宋体"/>
                <w:b/>
                <w:color w:val="auto"/>
                <w:spacing w:val="-4"/>
                <w:sz w:val="21"/>
                <w:szCs w:val="21"/>
                <w:highlight w:val="none"/>
                <w:lang w:val="en-US" w:eastAsia="zh-CN"/>
              </w:rPr>
              <w:t>数字媒体</w:t>
            </w:r>
            <w:r>
              <w:rPr>
                <w:rFonts w:hint="eastAsia" w:ascii="宋体" w:hAnsi="宋体" w:eastAsia="宋体" w:cs="宋体"/>
                <w:b/>
                <w:color w:val="auto"/>
                <w:spacing w:val="12"/>
                <w:w w:val="95"/>
                <w:sz w:val="21"/>
                <w:szCs w:val="21"/>
                <w:highlight w:val="none"/>
              </w:rPr>
              <w:t>的使命感和社会责任</w:t>
            </w:r>
            <w:r>
              <w:rPr>
                <w:rFonts w:hint="eastAsia" w:ascii="宋体" w:hAnsi="宋体" w:eastAsia="宋体" w:cs="宋体"/>
                <w:b/>
                <w:color w:val="auto"/>
                <w:sz w:val="21"/>
                <w:szCs w:val="21"/>
                <w:highlight w:val="none"/>
              </w:rPr>
              <w:t>感</w:t>
            </w:r>
            <w:r>
              <w:rPr>
                <w:rFonts w:hint="eastAsia" w:ascii="宋体" w:hAnsi="宋体" w:eastAsia="宋体" w:cs="宋体"/>
                <w:color w:val="auto"/>
                <w:spacing w:val="-12"/>
                <w:sz w:val="21"/>
                <w:szCs w:val="21"/>
                <w:highlight w:val="none"/>
              </w:rPr>
              <w:t>，成为实现中华民族</w:t>
            </w:r>
            <w:r>
              <w:rPr>
                <w:rFonts w:hint="eastAsia" w:ascii="宋体" w:hAnsi="宋体" w:eastAsia="宋体" w:cs="宋体"/>
                <w:color w:val="auto"/>
                <w:spacing w:val="12"/>
                <w:sz w:val="21"/>
                <w:szCs w:val="21"/>
                <w:highlight w:val="none"/>
              </w:rPr>
              <w:t>伟大复兴的中国梦的</w:t>
            </w:r>
            <w:r>
              <w:rPr>
                <w:rFonts w:hint="eastAsia" w:ascii="宋体" w:hAnsi="宋体" w:eastAsia="宋体" w:cs="宋体"/>
                <w:color w:val="auto"/>
                <w:sz w:val="21"/>
                <w:szCs w:val="21"/>
                <w:highlight w:val="none"/>
              </w:rPr>
              <w:t>建设者和可靠</w:t>
            </w:r>
            <w:r>
              <w:rPr>
                <w:rFonts w:hint="eastAsia" w:ascii="宋体" w:hAnsi="宋体" w:eastAsia="宋体" w:cs="宋体"/>
                <w:b/>
                <w:color w:val="auto"/>
                <w:sz w:val="21"/>
                <w:szCs w:val="21"/>
                <w:highlight w:val="none"/>
              </w:rPr>
              <w:t>接班人</w:t>
            </w:r>
            <w:r>
              <w:rPr>
                <w:rFonts w:hint="eastAsia" w:ascii="宋体" w:hAnsi="宋体" w:eastAsia="宋体" w:cs="宋体"/>
                <w:b/>
                <w:color w:val="auto"/>
                <w:sz w:val="21"/>
                <w:szCs w:val="21"/>
                <w:highlight w:val="none"/>
                <w:lang w:eastAsia="zh-CN"/>
              </w:rPr>
              <w:t>。</w:t>
            </w:r>
          </w:p>
        </w:tc>
        <w:tc>
          <w:tcPr>
            <w:tcW w:w="2225" w:type="dxa"/>
            <w:gridSpan w:val="2"/>
            <w:vAlign w:val="center"/>
          </w:tcPr>
          <w:p>
            <w:pPr>
              <w:pStyle w:val="11"/>
              <w:spacing w:before="1" w:line="240" w:lineRule="auto"/>
              <w:ind w:left="106" w:right="96" w:firstLine="420"/>
              <w:jc w:val="left"/>
              <w:rPr>
                <w:rFonts w:hint="eastAsia" w:ascii="宋体" w:hAnsi="宋体" w:eastAsia="宋体" w:cs="宋体"/>
                <w:color w:val="auto"/>
                <w:sz w:val="21"/>
                <w:szCs w:val="21"/>
                <w:highlight w:val="none"/>
              </w:rPr>
            </w:pPr>
            <w:r>
              <w:rPr>
                <w:rFonts w:hint="eastAsia" w:ascii="宋体" w:hAnsi="宋体" w:eastAsia="宋体" w:cs="宋体"/>
                <w:color w:val="auto"/>
                <w:spacing w:val="17"/>
                <w:sz w:val="21"/>
                <w:szCs w:val="21"/>
                <w:highlight w:val="none"/>
              </w:rPr>
              <w:t>结合重点内容的讲</w:t>
            </w:r>
            <w:r>
              <w:rPr>
                <w:rFonts w:hint="eastAsia" w:ascii="宋体" w:hAnsi="宋体" w:eastAsia="宋体" w:cs="宋体"/>
                <w:color w:val="auto"/>
                <w:spacing w:val="-9"/>
                <w:sz w:val="21"/>
                <w:szCs w:val="21"/>
                <w:highlight w:val="none"/>
              </w:rPr>
              <w:t>解，讨论现代</w:t>
            </w:r>
            <w:r>
              <w:rPr>
                <w:rFonts w:hint="eastAsia" w:ascii="宋体" w:hAnsi="宋体" w:eastAsia="宋体" w:cs="宋体"/>
                <w:color w:val="auto"/>
                <w:spacing w:val="-9"/>
                <w:sz w:val="21"/>
                <w:szCs w:val="21"/>
                <w:highlight w:val="none"/>
                <w:lang w:val="en-US" w:eastAsia="zh-CN"/>
              </w:rPr>
              <w:t>数字媒体</w:t>
            </w:r>
            <w:r>
              <w:rPr>
                <w:rFonts w:hint="eastAsia" w:ascii="宋体" w:hAnsi="宋体" w:eastAsia="宋体" w:cs="宋体"/>
                <w:color w:val="auto"/>
                <w:spacing w:val="-9"/>
                <w:sz w:val="21"/>
                <w:szCs w:val="21"/>
                <w:highlight w:val="none"/>
              </w:rPr>
              <w:t>应用在</w:t>
            </w:r>
            <w:r>
              <w:rPr>
                <w:rFonts w:hint="eastAsia" w:ascii="宋体" w:hAnsi="宋体" w:eastAsia="宋体" w:cs="宋体"/>
                <w:color w:val="auto"/>
                <w:spacing w:val="13"/>
                <w:sz w:val="21"/>
                <w:szCs w:val="21"/>
                <w:highlight w:val="none"/>
              </w:rPr>
              <w:t>经济社会生活的方方面</w:t>
            </w:r>
            <w:r>
              <w:rPr>
                <w:rFonts w:hint="eastAsia" w:ascii="宋体" w:hAnsi="宋体" w:eastAsia="宋体" w:cs="宋体"/>
                <w:color w:val="auto"/>
                <w:sz w:val="21"/>
                <w:szCs w:val="21"/>
                <w:highlight w:val="none"/>
              </w:rPr>
              <w:t>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jc w:val="center"/>
        </w:trPr>
        <w:tc>
          <w:tcPr>
            <w:tcW w:w="763" w:type="dxa"/>
            <w:vMerge w:val="restart"/>
            <w:vAlign w:val="center"/>
          </w:tcPr>
          <w:p>
            <w:pPr>
              <w:pStyle w:val="11"/>
              <w:jc w:val="center"/>
              <w:rPr>
                <w:rFonts w:ascii="Times New Roman"/>
                <w:b/>
                <w:bCs/>
                <w:color w:val="auto"/>
                <w:sz w:val="20"/>
                <w:highlight w:val="none"/>
              </w:rPr>
            </w:pPr>
            <w:r>
              <w:rPr>
                <w:b/>
                <w:color w:val="auto"/>
                <w:sz w:val="21"/>
                <w:highlight w:val="none"/>
              </w:rPr>
              <w:t>课中</w:t>
            </w:r>
          </w:p>
        </w:tc>
        <w:tc>
          <w:tcPr>
            <w:tcW w:w="832" w:type="dxa"/>
            <w:vMerge w:val="restart"/>
            <w:vAlign w:val="center"/>
          </w:tcPr>
          <w:p>
            <w:pPr>
              <w:pStyle w:val="11"/>
              <w:ind w:left="0" w:leftChars="0" w:firstLine="0" w:firstLineChars="0"/>
              <w:jc w:val="center"/>
              <w:rPr>
                <w:rFonts w:hint="eastAsia" w:ascii="Times New Roman" w:eastAsia="仿宋_GB2312"/>
                <w:b/>
                <w:bCs/>
                <w:color w:val="auto"/>
                <w:sz w:val="20"/>
                <w:highlight w:val="none"/>
                <w:lang w:val="en-US" w:eastAsia="zh-CN"/>
              </w:rPr>
            </w:pPr>
            <w:r>
              <w:rPr>
                <w:rFonts w:hint="eastAsia" w:ascii="Times New Roman"/>
                <w:b/>
                <w:bCs/>
                <w:color w:val="auto"/>
                <w:sz w:val="20"/>
                <w:highlight w:val="none"/>
                <w:lang w:val="en-US" w:eastAsia="zh-CN"/>
              </w:rPr>
              <w:t>新课</w:t>
            </w:r>
          </w:p>
        </w:tc>
        <w:tc>
          <w:tcPr>
            <w:tcW w:w="3223" w:type="dxa"/>
            <w:gridSpan w:val="3"/>
            <w:vAlign w:val="center"/>
          </w:tcPr>
          <w:p>
            <w:pPr>
              <w:pageBreakBefore w:val="0"/>
              <w:widowControl w:val="0"/>
              <w:kinsoku/>
              <w:wordWrap/>
              <w:overflowPunct/>
              <w:topLinePunct w:val="0"/>
              <w:bidi w:val="0"/>
              <w:snapToGrid w:val="0"/>
              <w:spacing w:line="240" w:lineRule="auto"/>
              <w:textAlignment w:val="auto"/>
              <w:rPr>
                <w:rFonts w:hint="eastAsia" w:ascii="宋体" w:hAnsi="宋体" w:eastAsia="宋体" w:cs="宋体"/>
                <w:b/>
                <w:sz w:val="21"/>
                <w:szCs w:val="21"/>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40分钟</w:t>
            </w:r>
            <w:r>
              <w:rPr>
                <w:rFonts w:hint="eastAsia" w:ascii="宋体" w:hAnsi="宋体" w:eastAsia="宋体" w:cs="宋体"/>
                <w:b/>
                <w:sz w:val="21"/>
                <w:szCs w:val="21"/>
                <w:lang w:eastAsia="zh-CN"/>
              </w:rPr>
              <w:t>）</w:t>
            </w:r>
            <w:r>
              <w:rPr>
                <w:rFonts w:hint="eastAsia" w:ascii="宋体" w:hAnsi="宋体" w:eastAsia="宋体" w:cs="宋体"/>
                <w:b/>
                <w:sz w:val="21"/>
                <w:szCs w:val="21"/>
              </w:rPr>
              <w:t>任务2 定义校园基础数据类型-实现</w:t>
            </w:r>
          </w:p>
          <w:p>
            <w:pPr>
              <w:pageBreakBefore w:val="0"/>
              <w:widowControl w:val="0"/>
              <w:kinsoku/>
              <w:wordWrap/>
              <w:overflowPunct/>
              <w:topLinePunct w:val="0"/>
              <w:bidi w:val="0"/>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（10分钟）一、构造方法与析构方法</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类的构造方法和析构方法名称是由Python预设的，__init__为构造方法名，__del__为析构方法名。</w:t>
            </w:r>
          </w:p>
          <w:p>
            <w:pPr>
              <w:keepNext w:val="0"/>
              <w:keepLines w:val="0"/>
              <w:pageBreakBefore w:val="0"/>
              <w:widowControl w:val="0"/>
              <w:kinsoku/>
              <w:wordWrap/>
              <w:overflowPunct/>
              <w:topLinePunct w:val="0"/>
              <w:bidi w:val="0"/>
              <w:adjustRightInd/>
              <w:snapToGrid w:val="0"/>
              <w:spacing w:line="240" w:lineRule="auto"/>
              <w:ind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构造方法在调用类创建实例对象时自动被调用，完成对实例对象的初始化。析构方法在实例对象被回收时调用。</w:t>
            </w:r>
          </w:p>
          <w:p>
            <w:pPr>
              <w:pageBreakBefore w:val="0"/>
              <w:widowControl w:val="0"/>
              <w:kinsoku/>
              <w:wordWrap/>
              <w:overflowPunct/>
              <w:topLinePunct w:val="0"/>
              <w:bidi w:val="0"/>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（10分钟）二、定义学生类</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Student类是智慧校园管理系统的核心模块之一，用于管理学生的基本信息和课程交互行为。</w:t>
            </w:r>
          </w:p>
          <w:p>
            <w:pPr>
              <w:spacing w:line="240" w:lineRule="auto"/>
              <w:ind w:firstLine="480"/>
              <w:rPr>
                <w:rFonts w:hint="eastAsia" w:ascii="宋体" w:hAnsi="宋体" w:eastAsia="宋体" w:cs="宋体"/>
                <w:sz w:val="21"/>
                <w:szCs w:val="21"/>
                <w:lang w:eastAsia="zh-CN"/>
              </w:rPr>
            </w:pPr>
            <w:r>
              <w:rPr>
                <w:rFonts w:hint="eastAsia" w:ascii="宋体" w:hAnsi="宋体" w:eastAsia="宋体" w:cs="宋体"/>
                <w:sz w:val="21"/>
                <w:szCs w:val="21"/>
                <w:lang w:val="en-US" w:eastAsia="zh-CN"/>
              </w:rPr>
              <w:t xml:space="preserve">① </w:t>
            </w:r>
            <w:r>
              <w:rPr>
                <w:rFonts w:hint="eastAsia" w:ascii="宋体" w:hAnsi="宋体" w:eastAsia="宋体" w:cs="宋体"/>
                <w:sz w:val="21"/>
                <w:szCs w:val="21"/>
                <w:lang w:eastAsia="zh-CN"/>
              </w:rPr>
              <w:t>核心属性</w:t>
            </w:r>
          </w:p>
          <w:p>
            <w:pPr>
              <w:spacing w:line="240" w:lineRule="auto"/>
              <w:ind w:firstLine="480"/>
              <w:rPr>
                <w:rFonts w:hint="eastAsia" w:ascii="宋体" w:hAnsi="宋体" w:eastAsia="宋体" w:cs="宋体"/>
                <w:sz w:val="21"/>
                <w:szCs w:val="21"/>
                <w:lang w:eastAsia="zh-CN"/>
              </w:rPr>
            </w:pPr>
            <w:r>
              <w:rPr>
                <w:rFonts w:hint="eastAsia" w:ascii="宋体" w:hAnsi="宋体" w:eastAsia="宋体" w:cs="宋体"/>
                <w:sz w:val="21"/>
                <w:szCs w:val="21"/>
                <w:lang w:eastAsia="zh-CN"/>
              </w:rPr>
              <w:t>学生标识：student_id、个人信息：name（姓名）、课程管理：courses（课程列表）</w:t>
            </w:r>
          </w:p>
          <w:p>
            <w:pPr>
              <w:spacing w:line="240" w:lineRule="auto"/>
              <w:ind w:firstLine="480"/>
              <w:rPr>
                <w:rFonts w:hint="eastAsia" w:ascii="宋体" w:hAnsi="宋体" w:eastAsia="宋体" w:cs="宋体"/>
                <w:sz w:val="21"/>
                <w:szCs w:val="21"/>
                <w:lang w:eastAsia="zh-CN"/>
              </w:rPr>
            </w:pPr>
            <w:r>
              <w:rPr>
                <w:rFonts w:hint="eastAsia" w:ascii="宋体" w:hAnsi="宋体" w:eastAsia="宋体" w:cs="宋体"/>
                <w:sz w:val="21"/>
                <w:szCs w:val="21"/>
                <w:lang w:val="en-US" w:eastAsia="zh-CN"/>
              </w:rPr>
              <w:t>②</w:t>
            </w:r>
            <w:r>
              <w:rPr>
                <w:rFonts w:hint="eastAsia" w:ascii="宋体" w:hAnsi="宋体" w:eastAsia="宋体" w:cs="宋体"/>
                <w:sz w:val="21"/>
                <w:szCs w:val="21"/>
                <w:lang w:eastAsia="zh-CN"/>
              </w:rPr>
              <w:t xml:space="preserve"> 核心方法</w:t>
            </w:r>
          </w:p>
          <w:p>
            <w:pPr>
              <w:keepNext w:val="0"/>
              <w:keepLines w:val="0"/>
              <w:pageBreakBefore w:val="0"/>
              <w:widowControl w:val="0"/>
              <w:numPr>
                <w:ilvl w:val="0"/>
                <w:numId w:val="0"/>
              </w:numPr>
              <w:kinsoku/>
              <w:wordWrap/>
              <w:overflowPunct/>
              <w:topLinePunct w:val="0"/>
              <w:bidi w:val="0"/>
              <w:adjustRightInd/>
              <w:snapToGrid/>
              <w:spacing w:line="24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选课（enroll_course）、退课（drop_course）</w:t>
            </w:r>
          </w:p>
          <w:p>
            <w:pPr>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查看课程（view_courses）</w:t>
            </w:r>
          </w:p>
          <w:p>
            <w:pPr>
              <w:pageBreakBefore w:val="0"/>
              <w:widowControl w:val="0"/>
              <w:kinsoku/>
              <w:wordWrap/>
              <w:overflowPunct/>
              <w:topLinePunct w:val="0"/>
              <w:bidi w:val="0"/>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（10分钟）三、定义教师类</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Teacher类是智慧校园管理系统的核心模块之一，用于管理教师的基本信息和授课行为。</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 xml:space="preserve"> 核心属性</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教师标识：teacher_id（工号）</w:t>
            </w:r>
            <w:r>
              <w:rPr>
                <w:rFonts w:hint="eastAsia" w:ascii="宋体" w:hAnsi="宋体" w:eastAsia="宋体" w:cs="宋体"/>
                <w:sz w:val="21"/>
                <w:szCs w:val="21"/>
                <w:lang w:eastAsia="zh-CN"/>
              </w:rPr>
              <w:t>，</w:t>
            </w:r>
            <w:r>
              <w:rPr>
                <w:rFonts w:hint="eastAsia" w:ascii="宋体" w:hAnsi="宋体" w:eastAsia="宋体" w:cs="宋体"/>
                <w:sz w:val="21"/>
                <w:szCs w:val="21"/>
              </w:rPr>
              <w:t>个人信息：name（姓名）</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课程管理：teaching_courses（授课列表）</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 xml:space="preserve"> 核心方法</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分配课程（add_course）</w:t>
            </w:r>
            <w:r>
              <w:rPr>
                <w:rFonts w:hint="eastAsia" w:ascii="宋体" w:hAnsi="宋体" w:eastAsia="宋体" w:cs="宋体"/>
                <w:sz w:val="21"/>
                <w:szCs w:val="21"/>
                <w:lang w:eastAsia="zh-CN"/>
              </w:rPr>
              <w:t>，</w:t>
            </w:r>
            <w:r>
              <w:rPr>
                <w:rFonts w:hint="eastAsia" w:ascii="宋体" w:hAnsi="宋体" w:eastAsia="宋体" w:cs="宋体"/>
                <w:sz w:val="21"/>
                <w:szCs w:val="21"/>
              </w:rPr>
              <w:t>移除课程（remove_course）</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查看课程（view_courses）</w:t>
            </w:r>
          </w:p>
          <w:p>
            <w:pPr>
              <w:pageBreakBefore w:val="0"/>
              <w:widowControl w:val="0"/>
              <w:kinsoku/>
              <w:wordWrap/>
              <w:overflowPunct/>
              <w:topLinePunct w:val="0"/>
              <w:bidi w:val="0"/>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（10分钟）四、定义课程类</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Course类是智慧校园管理系统的核心模块之一，负责管理课程的基本信息及关联的师生数据，实现师生与课程的双向联动。</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 xml:space="preserve"> 核心属性</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课程标识：course_id</w:t>
            </w:r>
            <w:r>
              <w:rPr>
                <w:rFonts w:hint="eastAsia" w:ascii="宋体" w:hAnsi="宋体" w:eastAsia="宋体" w:cs="宋体"/>
                <w:sz w:val="21"/>
                <w:szCs w:val="21"/>
                <w:lang w:eastAsia="zh-CN"/>
              </w:rPr>
              <w:t>、</w:t>
            </w:r>
            <w:r>
              <w:rPr>
                <w:rFonts w:hint="eastAsia" w:ascii="宋体" w:hAnsi="宋体" w:eastAsia="宋体" w:cs="宋体"/>
                <w:sz w:val="21"/>
                <w:szCs w:val="21"/>
              </w:rPr>
              <w:t>课程信息：course_name师生关联：</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teacher（授课教师）：记录当前负责该课程的教师对象，未分配时为None。</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students（学生名单）：动态存储选修该课程的学生对象列表，维护实时选课状态。</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 xml:space="preserve"> 核心方法</w:t>
            </w:r>
          </w:p>
          <w:p>
            <w:pPr>
              <w:numPr>
                <w:ilvl w:val="0"/>
                <w:numId w:val="0"/>
              </w:numPr>
              <w:spacing w:line="240" w:lineRule="auto"/>
              <w:ind w:left="420" w:leftChars="0"/>
              <w:rPr>
                <w:rFonts w:hint="eastAsia" w:ascii="宋体" w:hAnsi="宋体" w:eastAsia="宋体" w:cs="宋体"/>
                <w:sz w:val="21"/>
                <w:szCs w:val="21"/>
              </w:rPr>
            </w:pPr>
            <w:r>
              <w:rPr>
                <w:rFonts w:hint="eastAsia" w:ascii="宋体" w:hAnsi="宋体" w:eastAsia="宋体" w:cs="宋体"/>
                <w:sz w:val="21"/>
                <w:szCs w:val="21"/>
              </w:rPr>
              <w:t>添加学生（add_student）</w:t>
            </w:r>
            <w:r>
              <w:rPr>
                <w:rFonts w:hint="eastAsia" w:ascii="宋体" w:hAnsi="宋体" w:eastAsia="宋体" w:cs="宋体"/>
                <w:sz w:val="21"/>
                <w:szCs w:val="21"/>
                <w:lang w:eastAsia="zh-CN"/>
              </w:rPr>
              <w:t>、</w:t>
            </w:r>
            <w:r>
              <w:rPr>
                <w:rFonts w:hint="eastAsia" w:ascii="宋体" w:hAnsi="宋体" w:eastAsia="宋体" w:cs="宋体"/>
                <w:sz w:val="21"/>
                <w:szCs w:val="21"/>
              </w:rPr>
              <w:t>移除学生（remove_student）</w:t>
            </w:r>
          </w:p>
          <w:p>
            <w:pPr>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查看学生名单（view_students）</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sz w:val="21"/>
                <w:szCs w:val="21"/>
              </w:rPr>
            </w:pPr>
            <w:r>
              <w:rPr>
                <w:rFonts w:hint="eastAsia" w:ascii="宋体" w:hAnsi="宋体" w:eastAsia="宋体" w:cs="宋体"/>
                <w:sz w:val="21"/>
                <w:szCs w:val="21"/>
              </w:rPr>
              <w:t>查看授课教师（view_teacher）</w:t>
            </w:r>
          </w:p>
          <w:p>
            <w:pPr>
              <w:pStyle w:val="3"/>
              <w:pageBreakBefore w:val="0"/>
              <w:widowControl w:val="0"/>
              <w:kinsoku/>
              <w:wordWrap/>
              <w:overflowPunct/>
              <w:topLinePunct w:val="0"/>
              <w:bidi w:val="0"/>
              <w:adjustRightInd/>
              <w:snapToGrid w:val="0"/>
              <w:spacing w:line="240" w:lineRule="auto"/>
              <w:ind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35分钟</w:t>
            </w:r>
            <w:r>
              <w:rPr>
                <w:rFonts w:hint="eastAsia" w:ascii="宋体" w:hAnsi="宋体" w:eastAsia="宋体" w:cs="宋体"/>
                <w:b/>
                <w:sz w:val="21"/>
                <w:szCs w:val="21"/>
                <w:lang w:eastAsia="zh-CN"/>
              </w:rPr>
              <w:t>）</w:t>
            </w:r>
            <w:r>
              <w:rPr>
                <w:rFonts w:hint="eastAsia" w:ascii="宋体" w:hAnsi="宋体" w:eastAsia="宋体" w:cs="宋体"/>
                <w:b/>
                <w:sz w:val="21"/>
                <w:szCs w:val="21"/>
              </w:rPr>
              <w:t>任务2 扩展校园基础数据类型-基础</w:t>
            </w:r>
          </w:p>
          <w:p>
            <w:pPr>
              <w:pStyle w:val="3"/>
              <w:pageBreakBefore w:val="0"/>
              <w:widowControl w:val="0"/>
              <w:kinsoku/>
              <w:wordWrap/>
              <w:overflowPunct/>
              <w:topLinePunct w:val="0"/>
              <w:bidi w:val="0"/>
              <w:adjustRightInd/>
              <w:snapToGrid w:val="0"/>
              <w:spacing w:line="240" w:lineRule="auto"/>
              <w:ind w:firstLine="0" w:firstLineChars="0"/>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（5分钟）一、继承的基本概念</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面向对象编程语言的一个主要功能就是继承。继承可以使用现有类的所有功能，并在无需重新编写原来的类的情况下对这些功能进行扩展。</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通过继承创建的新类称为“子类”或“派生类”，被继承的类称为“基类”、“父类”或“超类”。继承的过程就是从一般到特殊的过程。</w:t>
            </w:r>
          </w:p>
          <w:p>
            <w:pPr>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（15分钟）二、继承的定义</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Python支持类的继承。派生类的定义如下：</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class DerivedClassName(BaseClassName):</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&lt;语句-1&gt;</w:t>
            </w:r>
          </w:p>
          <w:p>
            <w:pPr>
              <w:keepNext w:val="0"/>
              <w:keepLines w:val="0"/>
              <w:pageBreakBefore w:val="0"/>
              <w:widowControl w:val="0"/>
              <w:kinsoku/>
              <w:wordWrap/>
              <w:overflowPunct/>
              <w:topLinePunct w:val="0"/>
              <w:bidi w:val="0"/>
              <w:adjustRightInd/>
              <w:snapToGrid w:val="0"/>
              <w:spacing w:line="240" w:lineRule="auto"/>
              <w:ind w:firstLine="896" w:firstLineChars="427"/>
              <w:textAlignment w:val="auto"/>
              <w:rPr>
                <w:rFonts w:hint="eastAsia" w:ascii="宋体" w:hAnsi="宋体" w:eastAsia="宋体" w:cs="宋体"/>
                <w:sz w:val="21"/>
                <w:szCs w:val="21"/>
              </w:rPr>
            </w:pPr>
            <w:r>
              <w:rPr>
                <w:rFonts w:hint="eastAsia" w:ascii="宋体" w:hAnsi="宋体" w:eastAsia="宋体" w:cs="宋体"/>
                <w:sz w:val="21"/>
                <w:szCs w:val="21"/>
              </w:rPr>
              <w:t>……</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&lt;语句-N&gt;</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需要注意圆括号中基类的顺序，若是基类中有相同的方法名，而在子类使用时未指定，Python从左至右搜索，即方法在子类中未找到时，从左到右查找基类中是否包含方法。</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BaseClassName（示例中的基类名）必须与派生类定义在一个作用域内。除了类，还可以用表达式，基类定义在另一个模块中时这一点非常有用。</w:t>
            </w:r>
          </w:p>
          <w:p>
            <w:pPr>
              <w:pageBreakBefore w:val="0"/>
              <w:widowControl w:val="0"/>
              <w:kinsoku/>
              <w:wordWrap/>
              <w:overflowPunct/>
              <w:topLinePunct w:val="0"/>
              <w:bidi w:val="0"/>
              <w:snapToGrid w:val="0"/>
              <w:spacing w:line="24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（15分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sz w:val="21"/>
                <w:szCs w:val="21"/>
                <w:lang w:val="en-US" w:eastAsia="zh-CN"/>
              </w:rPr>
              <w:t>）三、子类的构造函数</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子类有自己的构造方法，在代码中子类构造方法有两种写法：</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父类名称.__init__(self,参数1，参数2，...)</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super(子类，self).__init__(参数1，参数2，....)</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在定义子类的构造方法时，要先继承再构造，这样也能获取父类构造方法的初始化属性。</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子类构造方法调用父类构造方法过程如下：</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实例化子类对象→调用子类__init__()→子类__init__()继承父类__init__()→调用父类__init__()。</w:t>
            </w:r>
          </w:p>
          <w:p>
            <w:pPr>
              <w:pStyle w:val="11"/>
              <w:keepNext w:val="0"/>
              <w:keepLines w:val="0"/>
              <w:pageBreakBefore w:val="0"/>
              <w:widowControl w:val="0"/>
              <w:numPr>
                <w:ilvl w:val="0"/>
                <w:numId w:val="0"/>
              </w:numPr>
              <w:suppressLineNumbers w:val="0"/>
              <w:tabs>
                <w:tab w:val="left" w:pos="740"/>
              </w:tabs>
              <w:kinsoku/>
              <w:wordWrap/>
              <w:overflowPunct/>
              <w:topLinePunct w:val="0"/>
              <w:autoSpaceDE w:val="0"/>
              <w:autoSpaceDN w:val="0"/>
              <w:bidi w:val="0"/>
              <w:adjustRightInd/>
              <w:snapToGrid/>
              <w:spacing w:before="0" w:beforeAutospacing="0" w:after="0" w:afterAutospacing="0" w:line="240" w:lineRule="auto"/>
              <w:ind w:leftChars="0" w:right="0" w:rightChars="0"/>
              <w:jc w:val="both"/>
              <w:textAlignment w:val="auto"/>
              <w:rPr>
                <w:rFonts w:hint="eastAsia" w:ascii="宋体" w:hAnsi="宋体" w:eastAsia="宋体" w:cs="宋体"/>
                <w:sz w:val="21"/>
                <w:szCs w:val="21"/>
                <w:lang w:val="en-US" w:eastAsia="zh-CN"/>
              </w:rPr>
            </w:pPr>
          </w:p>
          <w:p>
            <w:pPr>
              <w:pStyle w:val="3"/>
              <w:pageBreakBefore w:val="0"/>
              <w:widowControl w:val="0"/>
              <w:kinsoku/>
              <w:wordWrap/>
              <w:overflowPunct/>
              <w:topLinePunct w:val="0"/>
              <w:bidi w:val="0"/>
              <w:adjustRightInd/>
              <w:snapToGrid w:val="0"/>
              <w:spacing w:line="240" w:lineRule="auto"/>
              <w:ind w:firstLine="0" w:firstLineChars="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40分钟</w:t>
            </w:r>
            <w:r>
              <w:rPr>
                <w:rFonts w:hint="eastAsia" w:ascii="宋体" w:hAnsi="宋体" w:eastAsia="宋体" w:cs="宋体"/>
                <w:b/>
                <w:sz w:val="21"/>
                <w:szCs w:val="21"/>
                <w:lang w:eastAsia="zh-CN"/>
              </w:rPr>
              <w:t>）</w:t>
            </w:r>
            <w:r>
              <w:rPr>
                <w:rFonts w:hint="eastAsia" w:ascii="宋体" w:hAnsi="宋体" w:eastAsia="宋体" w:cs="宋体"/>
                <w:b/>
                <w:sz w:val="21"/>
                <w:szCs w:val="21"/>
              </w:rPr>
              <w:t>任务2 扩展校园基础数据类型-</w:t>
            </w:r>
            <w:r>
              <w:rPr>
                <w:rFonts w:hint="eastAsia" w:ascii="宋体" w:hAnsi="宋体" w:eastAsia="宋体" w:cs="宋体"/>
                <w:b/>
                <w:sz w:val="21"/>
                <w:szCs w:val="21"/>
                <w:lang w:val="en-US" w:eastAsia="zh-CN"/>
              </w:rPr>
              <w:t>实现</w:t>
            </w:r>
          </w:p>
          <w:p>
            <w:pPr>
              <w:pStyle w:val="3"/>
              <w:pageBreakBefore w:val="0"/>
              <w:widowControl w:val="0"/>
              <w:kinsoku/>
              <w:wordWrap/>
              <w:overflowPunct/>
              <w:topLinePunct w:val="0"/>
              <w:bidi w:val="0"/>
              <w:adjustRightInd/>
              <w:snapToGrid/>
              <w:spacing w:line="240" w:lineRule="auto"/>
              <w:ind w:firstLine="0" w:firstLineChars="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5</w:t>
            </w:r>
            <w:r>
              <w:rPr>
                <w:rFonts w:hint="eastAsia" w:ascii="宋体" w:hAnsi="宋体" w:eastAsia="宋体" w:cs="宋体"/>
                <w:b/>
                <w:bCs w:val="0"/>
                <w:sz w:val="21"/>
                <w:szCs w:val="21"/>
              </w:rPr>
              <w:t>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bCs w:val="0"/>
                <w:sz w:val="21"/>
                <w:szCs w:val="21"/>
              </w:rPr>
              <w:t>）一、</w:t>
            </w:r>
            <w:r>
              <w:rPr>
                <w:rFonts w:hint="eastAsia" w:ascii="宋体" w:hAnsi="宋体" w:eastAsia="宋体" w:cs="宋体"/>
                <w:b/>
                <w:bCs w:val="0"/>
                <w:sz w:val="21"/>
                <w:szCs w:val="21"/>
                <w:highlight w:val="none"/>
                <w:lang w:val="en-US" w:eastAsia="zh-CN"/>
              </w:rPr>
              <w:t>多继承</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Python的多继承机制允许一个子类同时继承多个父类的属性和方法，通过类定义时在括号内按顺序列出多个父类即可实现</w:t>
            </w:r>
            <w:r>
              <w:rPr>
                <w:rFonts w:hint="eastAsia" w:ascii="宋体" w:hAnsi="宋体" w:eastAsia="宋体" w:cs="宋体"/>
                <w:sz w:val="21"/>
                <w:szCs w:val="21"/>
                <w:lang w:eastAsia="zh-CN"/>
              </w:rPr>
              <w:t>。</w:t>
            </w:r>
            <w:r>
              <w:rPr>
                <w:rFonts w:hint="eastAsia" w:ascii="宋体" w:hAnsi="宋体" w:eastAsia="宋体" w:cs="宋体"/>
                <w:sz w:val="21"/>
                <w:szCs w:val="21"/>
              </w:rPr>
              <w:t>Python中多继承的类定义如下：</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class DerivedClassName(Base1,Base2,Base3):</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&lt;语句-1&gt;</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 xml:space="preserve">    ……</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&lt;语句-N&gt;</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需要注意圆括号中父类的顺序，若是父类中有相同的方法名，而在子类使用时未指定，</w:t>
            </w:r>
            <w:r>
              <w:rPr>
                <w:rFonts w:hint="eastAsia" w:ascii="宋体" w:hAnsi="宋体" w:eastAsia="宋体" w:cs="宋体"/>
                <w:sz w:val="21"/>
                <w:szCs w:val="21"/>
                <w:lang w:eastAsia="zh-CN"/>
              </w:rPr>
              <w:t>Python</w:t>
            </w:r>
            <w:r>
              <w:rPr>
                <w:rFonts w:hint="eastAsia" w:ascii="宋体" w:hAnsi="宋体" w:eastAsia="宋体" w:cs="宋体"/>
                <w:sz w:val="21"/>
                <w:szCs w:val="21"/>
              </w:rPr>
              <w:t>从左至右搜索，即方法在子类中未找到时，从左到右查找父类中是否包含方法。</w:t>
            </w:r>
          </w:p>
          <w:p>
            <w:pPr>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sz w:val="21"/>
                <w:szCs w:val="21"/>
              </w:rPr>
            </w:pPr>
            <w:r>
              <w:rPr>
                <w:rFonts w:hint="eastAsia" w:ascii="宋体" w:hAnsi="宋体" w:eastAsia="宋体" w:cs="宋体"/>
                <w:b/>
                <w:sz w:val="21"/>
                <w:szCs w:val="21"/>
              </w:rPr>
              <w:t>（</w:t>
            </w:r>
            <w:r>
              <w:rPr>
                <w:rFonts w:hint="eastAsia" w:ascii="宋体" w:hAnsi="宋体" w:eastAsia="宋体" w:cs="宋体"/>
                <w:b/>
                <w:sz w:val="21"/>
                <w:szCs w:val="21"/>
                <w:lang w:val="en-US" w:eastAsia="zh-CN"/>
              </w:rPr>
              <w:t>5</w:t>
            </w:r>
            <w:r>
              <w:rPr>
                <w:rFonts w:hint="eastAsia" w:ascii="宋体" w:hAnsi="宋体" w:eastAsia="宋体" w:cs="宋体"/>
                <w:b/>
                <w:sz w:val="21"/>
                <w:szCs w:val="21"/>
              </w:rPr>
              <w:t>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sz w:val="21"/>
                <w:szCs w:val="21"/>
              </w:rPr>
              <w:t>）二、</w:t>
            </w:r>
            <w:r>
              <w:rPr>
                <w:rFonts w:hint="eastAsia" w:ascii="宋体" w:hAnsi="宋体" w:eastAsia="宋体" w:cs="宋体"/>
                <w:b/>
                <w:sz w:val="21"/>
                <w:szCs w:val="21"/>
                <w:lang w:val="en-US" w:eastAsia="zh-CN"/>
              </w:rPr>
              <w:t>实现校园基础数据类型扩展的方法</w:t>
            </w:r>
          </w:p>
          <w:p>
            <w:pPr>
              <w:keepNext w:val="0"/>
              <w:keepLines w:val="0"/>
              <w:pageBreakBefore w:val="0"/>
              <w:widowControl w:val="0"/>
              <w:kinsoku/>
              <w:wordWrap/>
              <w:overflowPunct/>
              <w:topLinePunct w:val="0"/>
              <w:bidi w:val="0"/>
              <w:adjustRightInd/>
              <w:snapToGrid w:val="0"/>
              <w:spacing w:line="240" w:lineRule="auto"/>
              <w:ind w:firstLine="482"/>
              <w:textAlignment w:val="auto"/>
              <w:rPr>
                <w:rFonts w:hint="eastAsia" w:ascii="宋体" w:hAnsi="宋体" w:eastAsia="宋体" w:cs="宋体"/>
                <w:sz w:val="21"/>
                <w:szCs w:val="21"/>
              </w:rPr>
            </w:pPr>
            <w:r>
              <w:rPr>
                <w:rFonts w:hint="eastAsia" w:ascii="宋体" w:hAnsi="宋体" w:eastAsia="宋体" w:cs="宋体"/>
                <w:sz w:val="21"/>
                <w:szCs w:val="21"/>
              </w:rPr>
              <w:t>智慧校园管理系统基于面向对象设计思想，通过分层架构实现角色功能的灵活扩展与业务逻辑的精准适配。系统以基础角色（学生、教师）为核心模块，通过继承机制构建差异化子类</w:t>
            </w:r>
            <w:r>
              <w:rPr>
                <w:rFonts w:hint="eastAsia" w:ascii="宋体" w:hAnsi="宋体" w:eastAsia="宋体" w:cs="宋体"/>
                <w:sz w:val="21"/>
                <w:szCs w:val="21"/>
                <w:lang w:eastAsia="zh-CN"/>
              </w:rPr>
              <w:t>。</w:t>
            </w:r>
            <w:r>
              <w:rPr>
                <w:rFonts w:hint="eastAsia" w:ascii="宋体" w:hAnsi="宋体" w:eastAsia="宋体" w:cs="宋体"/>
                <w:sz w:val="21"/>
                <w:szCs w:val="21"/>
              </w:rPr>
              <w:t>研究生角色支持科研方向管理与学术活动扩展，高级教师角色强化职称</w:t>
            </w:r>
            <w:r>
              <w:rPr>
                <w:rFonts w:hint="eastAsia" w:ascii="宋体" w:hAnsi="宋体" w:eastAsia="宋体" w:cs="宋体"/>
                <w:sz w:val="21"/>
                <w:szCs w:val="21"/>
                <w:lang w:val="en-US" w:eastAsia="zh-CN"/>
              </w:rPr>
              <w:t>水平</w:t>
            </w:r>
            <w:r>
              <w:rPr>
                <w:rFonts w:hint="eastAsia" w:ascii="宋体" w:hAnsi="宋体" w:eastAsia="宋体" w:cs="宋体"/>
                <w:sz w:val="21"/>
                <w:szCs w:val="21"/>
              </w:rPr>
              <w:t>，满足高层次教学需求。</w:t>
            </w:r>
          </w:p>
          <w:p>
            <w:pPr>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（15分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bCs/>
                <w:sz w:val="21"/>
                <w:szCs w:val="21"/>
                <w:lang w:val="en-US" w:eastAsia="zh-CN"/>
              </w:rPr>
              <w:t>）三、定义研究生类</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定义 GraduateStudent 类继承 Student：</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属性：研究方向（research_field）</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方法：进行研究（conduct_research()）</w:t>
            </w:r>
          </w:p>
          <w:p>
            <w:pPr>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（15分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bCs/>
                <w:sz w:val="21"/>
                <w:szCs w:val="21"/>
                <w:lang w:val="en-US" w:eastAsia="zh-CN"/>
              </w:rPr>
              <w:t>）四、定义高级教师类</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定义 SeniorTeacher 类继承 Teacher：</w:t>
            </w:r>
          </w:p>
          <w:p>
            <w:pPr>
              <w:keepNext w:val="0"/>
              <w:keepLines w:val="0"/>
              <w:pageBreakBefore w:val="0"/>
              <w:widowControl w:val="0"/>
              <w:kinsoku/>
              <w:wordWrap/>
              <w:overflowPunct/>
              <w:topLinePunct w:val="0"/>
              <w:bidi w:val="0"/>
              <w:adjustRightInd/>
              <w:snapToGrid w:val="0"/>
              <w:spacing w:line="240" w:lineRule="auto"/>
              <w:ind w:firstLine="480"/>
              <w:textAlignment w:val="auto"/>
              <w:rPr>
                <w:rFonts w:hint="eastAsia" w:ascii="宋体" w:hAnsi="宋体" w:eastAsia="宋体" w:cs="宋体"/>
                <w:sz w:val="21"/>
                <w:szCs w:val="21"/>
              </w:rPr>
            </w:pPr>
            <w:r>
              <w:rPr>
                <w:rFonts w:hint="eastAsia" w:ascii="宋体" w:hAnsi="宋体" w:eastAsia="宋体" w:cs="宋体"/>
                <w:sz w:val="21"/>
                <w:szCs w:val="21"/>
              </w:rPr>
              <w:t>属性：职称（title）</w:t>
            </w:r>
          </w:p>
          <w:p>
            <w:pPr>
              <w:keepNext w:val="0"/>
              <w:keepLines w:val="0"/>
              <w:pageBreakBefore w:val="0"/>
              <w:widowControl w:val="0"/>
              <w:kinsoku/>
              <w:wordWrap/>
              <w:overflowPunct/>
              <w:topLinePunct w:val="0"/>
              <w:bidi w:val="0"/>
              <w:adjustRightInd w:val="0"/>
              <w:snapToGrid w:val="0"/>
              <w:spacing w:line="240" w:lineRule="auto"/>
              <w:ind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sz w:val="21"/>
                <w:szCs w:val="21"/>
              </w:rPr>
              <w:t>方法：查看职称（view_title()）</w:t>
            </w:r>
          </w:p>
        </w:tc>
        <w:tc>
          <w:tcPr>
            <w:tcW w:w="223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leftChars="0" w:right="96" w:rightChars="0" w:firstLine="420" w:firstLineChars="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13"/>
                <w:sz w:val="21"/>
                <w:szCs w:val="21"/>
                <w:highlight w:val="none"/>
              </w:rPr>
              <w:t>“</w:t>
            </w:r>
            <w:r>
              <w:rPr>
                <w:rFonts w:hint="eastAsia" w:ascii="宋体" w:hAnsi="宋体" w:eastAsia="宋体" w:cs="宋体"/>
                <w:color w:val="auto"/>
                <w:spacing w:val="-13"/>
                <w:sz w:val="21"/>
                <w:szCs w:val="21"/>
                <w:highlight w:val="none"/>
                <w:lang w:val="en-US" w:eastAsia="zh-CN"/>
              </w:rPr>
              <w:t>会学会用</w:t>
            </w:r>
            <w:r>
              <w:rPr>
                <w:rFonts w:hint="eastAsia" w:ascii="宋体" w:hAnsi="宋体" w:eastAsia="宋体" w:cs="宋体"/>
                <w:color w:val="auto"/>
                <w:spacing w:val="-13"/>
                <w:sz w:val="21"/>
                <w:szCs w:val="21"/>
                <w:highlight w:val="none"/>
              </w:rPr>
              <w:t>”，了</w:t>
            </w:r>
            <w:r>
              <w:rPr>
                <w:rFonts w:hint="eastAsia" w:ascii="宋体" w:hAnsi="宋体" w:eastAsia="宋体" w:cs="宋体"/>
                <w:color w:val="auto"/>
                <w:spacing w:val="12"/>
                <w:sz w:val="21"/>
                <w:szCs w:val="21"/>
                <w:highlight w:val="none"/>
              </w:rPr>
              <w:t>解</w:t>
            </w:r>
            <w:r>
              <w:rPr>
                <w:rFonts w:hint="eastAsia" w:ascii="宋体" w:hAnsi="宋体" w:eastAsia="宋体" w:cs="宋体"/>
                <w:color w:val="auto"/>
                <w:spacing w:val="12"/>
                <w:sz w:val="21"/>
                <w:szCs w:val="21"/>
                <w:highlight w:val="none"/>
                <w:lang w:val="en-US" w:eastAsia="zh-CN"/>
              </w:rPr>
              <w:t>python语法，并应用于数字媒体技术行业</w:t>
            </w:r>
            <w:r>
              <w:rPr>
                <w:rFonts w:hint="eastAsia" w:ascii="宋体" w:hAnsi="宋体" w:eastAsia="宋体" w:cs="宋体"/>
                <w:color w:val="auto"/>
                <w:spacing w:val="12"/>
                <w:sz w:val="21"/>
                <w:szCs w:val="21"/>
                <w:highlight w:val="none"/>
              </w:rPr>
              <w:t>增强学生</w:t>
            </w:r>
            <w:r>
              <w:rPr>
                <w:rFonts w:hint="eastAsia" w:ascii="宋体" w:hAnsi="宋体" w:eastAsia="宋体" w:cs="宋体"/>
                <w:color w:val="auto"/>
                <w:sz w:val="21"/>
                <w:szCs w:val="21"/>
                <w:highlight w:val="none"/>
              </w:rPr>
              <w:t>从事该行业的</w:t>
            </w:r>
            <w:r>
              <w:rPr>
                <w:rFonts w:hint="eastAsia" w:ascii="宋体" w:hAnsi="宋体" w:eastAsia="宋体" w:cs="宋体"/>
                <w:b/>
                <w:color w:val="auto"/>
                <w:sz w:val="21"/>
                <w:szCs w:val="21"/>
                <w:highlight w:val="none"/>
              </w:rPr>
              <w:t>使命感</w:t>
            </w:r>
            <w:r>
              <w:rPr>
                <w:rFonts w:hint="eastAsia" w:ascii="宋体" w:hAnsi="宋体" w:eastAsia="宋体" w:cs="宋体"/>
                <w:b/>
                <w:color w:val="auto"/>
                <w:sz w:val="21"/>
                <w:szCs w:val="21"/>
                <w:highlight w:val="none"/>
                <w:lang w:eastAsia="zh-CN"/>
              </w:rPr>
              <w:t>。</w:t>
            </w:r>
          </w:p>
        </w:tc>
        <w:tc>
          <w:tcPr>
            <w:tcW w:w="222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6" w:leftChars="0" w:right="39" w:rightChars="0" w:firstLine="42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 并记录关键词。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763" w:type="dxa"/>
            <w:vMerge w:val="continue"/>
            <w:tcBorders>
              <w:top w:val="nil"/>
            </w:tcBorders>
          </w:tcPr>
          <w:p>
            <w:pPr>
              <w:rPr>
                <w:color w:val="auto"/>
                <w:sz w:val="2"/>
                <w:szCs w:val="2"/>
                <w:highlight w:val="none"/>
              </w:rPr>
            </w:pPr>
          </w:p>
        </w:tc>
        <w:tc>
          <w:tcPr>
            <w:tcW w:w="832" w:type="dxa"/>
            <w:vMerge w:val="continue"/>
            <w:tcBorders>
              <w:top w:val="nil"/>
            </w:tcBorders>
          </w:tcPr>
          <w:p>
            <w:pPr>
              <w:rPr>
                <w:color w:val="auto"/>
                <w:sz w:val="2"/>
                <w:szCs w:val="2"/>
                <w:highlight w:val="none"/>
              </w:rPr>
            </w:pPr>
          </w:p>
        </w:tc>
        <w:tc>
          <w:tcPr>
            <w:tcW w:w="3223" w:type="dxa"/>
            <w:gridSpan w:val="3"/>
            <w:vAlign w:val="center"/>
          </w:tcPr>
          <w:p>
            <w:pPr>
              <w:spacing w:line="240" w:lineRule="auto"/>
              <w:rPr>
                <w:rFonts w:hint="eastAsia" w:ascii="宋体" w:hAnsi="宋体" w:eastAsia="宋体" w:cs="宋体"/>
                <w:b/>
                <w:sz w:val="21"/>
                <w:szCs w:val="21"/>
                <w:lang w:val="en-US" w:eastAsia="zh-CN"/>
              </w:rPr>
            </w:pP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40分钟</w:t>
            </w:r>
            <w:r>
              <w:rPr>
                <w:rFonts w:hint="eastAsia" w:ascii="宋体" w:hAnsi="宋体" w:eastAsia="宋体" w:cs="宋体"/>
                <w:b/>
                <w:sz w:val="21"/>
                <w:szCs w:val="21"/>
                <w:lang w:eastAsia="zh-CN"/>
              </w:rPr>
              <w:t>）</w:t>
            </w:r>
            <w:r>
              <w:rPr>
                <w:rFonts w:hint="eastAsia" w:ascii="宋体" w:hAnsi="宋体" w:eastAsia="宋体" w:cs="宋体"/>
                <w:b/>
                <w:sz w:val="21"/>
                <w:szCs w:val="21"/>
              </w:rPr>
              <w:t>任务3</w:t>
            </w:r>
            <w:r>
              <w:rPr>
                <w:rFonts w:hint="eastAsia" w:ascii="宋体" w:hAnsi="宋体" w:eastAsia="宋体" w:cs="宋体"/>
                <w:b/>
                <w:sz w:val="21"/>
                <w:szCs w:val="21"/>
                <w:lang w:val="en-US" w:eastAsia="zh-CN"/>
              </w:rPr>
              <w:t xml:space="preserve"> </w:t>
            </w:r>
            <w:r>
              <w:rPr>
                <w:rFonts w:hint="eastAsia" w:ascii="宋体" w:hAnsi="宋体" w:eastAsia="宋体" w:cs="宋体"/>
                <w:b/>
                <w:sz w:val="21"/>
                <w:szCs w:val="21"/>
              </w:rPr>
              <w:t>封装加解密系统函数</w:t>
            </w:r>
          </w:p>
          <w:p>
            <w:pPr>
              <w:pStyle w:val="3"/>
              <w:pageBreakBefore w:val="0"/>
              <w:widowControl w:val="0"/>
              <w:kinsoku/>
              <w:wordWrap/>
              <w:overflowPunct/>
              <w:topLinePunct w:val="0"/>
              <w:bidi w:val="0"/>
              <w:adjustRightInd/>
              <w:snapToGrid/>
              <w:spacing w:line="240" w:lineRule="auto"/>
              <w:ind w:firstLine="0" w:firstLineChars="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5</w:t>
            </w:r>
            <w:r>
              <w:rPr>
                <w:rFonts w:hint="eastAsia" w:ascii="宋体" w:hAnsi="宋体" w:eastAsia="宋体" w:cs="宋体"/>
                <w:b/>
                <w:bCs w:val="0"/>
                <w:sz w:val="21"/>
                <w:szCs w:val="21"/>
              </w:rPr>
              <w:t>分</w:t>
            </w:r>
            <w:r>
              <w:rPr>
                <w:rFonts w:hint="eastAsia" w:ascii="宋体" w:hAnsi="宋体" w:eastAsia="宋体" w:cs="宋体"/>
                <w:b/>
                <w:bCs w:val="0"/>
                <w:kern w:val="2"/>
                <w:sz w:val="21"/>
                <w:szCs w:val="21"/>
                <w:lang w:val="en-US" w:eastAsia="zh-CN" w:bidi="ar-SA"/>
              </w:rPr>
              <w:t>钟</w:t>
            </w:r>
            <w:r>
              <w:rPr>
                <w:rFonts w:hint="eastAsia" w:ascii="宋体" w:hAnsi="宋体" w:eastAsia="宋体" w:cs="宋体"/>
                <w:b/>
                <w:bCs w:val="0"/>
                <w:sz w:val="21"/>
                <w:szCs w:val="21"/>
              </w:rPr>
              <w:t>）一、</w:t>
            </w:r>
            <w:r>
              <w:rPr>
                <w:rFonts w:hint="eastAsia" w:ascii="宋体" w:hAnsi="宋体" w:eastAsia="宋体" w:cs="宋体"/>
                <w:b/>
                <w:bCs w:val="0"/>
                <w:sz w:val="21"/>
                <w:szCs w:val="21"/>
                <w:lang w:val="en-US" w:eastAsia="zh-CN"/>
              </w:rPr>
              <w:t>子类重写父类方法</w:t>
            </w:r>
          </w:p>
          <w:p>
            <w:pPr>
              <w:keepNext w:val="0"/>
              <w:keepLines w:val="0"/>
              <w:pageBreakBefore w:val="0"/>
              <w:widowControl w:val="0"/>
              <w:kinsoku/>
              <w:wordWrap/>
              <w:overflowPunct/>
              <w:topLinePunct w:val="0"/>
              <w:bidi w:val="0"/>
              <w:adjustRightInd w:val="0"/>
              <w:snapToGrid w:val="0"/>
              <w:spacing w:line="240" w:lineRule="auto"/>
              <w:ind w:firstLine="482"/>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在Python中，子类重写父类方法是面向对象编程中实现多态性和功能扩展的核心机制。其原理是子类通过定义与父类同名的方法，覆盖父类的原有实现，使得当子类对象调用该方法时，优先执行子类中的新逻辑。</w:t>
            </w:r>
          </w:p>
          <w:p>
            <w:pPr>
              <w:spacing w:line="240" w:lineRule="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（10分钟）二、重写选课方法</w:t>
            </w:r>
          </w:p>
          <w:p>
            <w:pPr>
              <w:spacing w:line="240" w:lineRule="auto"/>
              <w:ind w:firstLine="480"/>
              <w:rPr>
                <w:rFonts w:hint="eastAsia" w:ascii="宋体" w:hAnsi="宋体" w:eastAsia="宋体" w:cs="宋体"/>
                <w:sz w:val="21"/>
                <w:szCs w:val="21"/>
                <w:lang w:eastAsia="zh-CN"/>
              </w:rPr>
            </w:pPr>
            <w:r>
              <w:rPr>
                <w:rFonts w:hint="eastAsia" w:ascii="宋体" w:hAnsi="宋体" w:eastAsia="宋体" w:cs="宋体"/>
                <w:sz w:val="21"/>
                <w:szCs w:val="21"/>
              </w:rPr>
              <w:t>GraduateStudent类是智慧校园管理系统中针对研究生群体的扩展角色类，继承自Student基类</w:t>
            </w:r>
            <w:r>
              <w:rPr>
                <w:rFonts w:hint="eastAsia" w:ascii="宋体" w:hAnsi="宋体" w:eastAsia="宋体" w:cs="宋体"/>
                <w:sz w:val="21"/>
                <w:szCs w:val="21"/>
                <w:lang w:eastAsia="zh-CN"/>
              </w:rPr>
              <w:t>。</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 xml:space="preserve"> 核心属性</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继承属性：student_id（学号）、name（姓名）、courses（已选课程列表），复用基类数据模型。</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扩展属性：research_field（研究方向）：标识研究生的学术领域（如“机器学习”“量子计算”），支持科研活动分类管理。</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max_courses（选课容量上限）：设置研究生选课上限（如3门），区别于普通学生，实现差异化规则。</w:t>
            </w:r>
          </w:p>
          <w:p>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 xml:space="preserve"> 核心方法</w:t>
            </w:r>
          </w:p>
          <w:p>
            <w:pPr>
              <w:numPr>
                <w:ilvl w:val="0"/>
                <w:numId w:val="5"/>
              </w:numPr>
              <w:spacing w:line="240" w:lineRule="auto"/>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选课（enroll_course）</w:t>
            </w:r>
            <w:r>
              <w:rPr>
                <w:rFonts w:hint="eastAsia" w:ascii="宋体" w:hAnsi="宋体" w:eastAsia="宋体" w:cs="宋体"/>
                <w:sz w:val="21"/>
                <w:szCs w:val="21"/>
                <w:lang w:eastAsia="zh-CN"/>
              </w:rPr>
              <w:t>、</w:t>
            </w:r>
            <w:r>
              <w:rPr>
                <w:rFonts w:hint="eastAsia" w:ascii="宋体" w:hAnsi="宋体" w:eastAsia="宋体" w:cs="宋体"/>
                <w:sz w:val="21"/>
                <w:szCs w:val="21"/>
              </w:rPr>
              <w:t>开展科研（conduct_research）</w:t>
            </w:r>
          </w:p>
          <w:p>
            <w:pPr>
              <w:spacing w:line="240" w:lineRule="auto"/>
              <w:rPr>
                <w:rFonts w:hint="eastAsia" w:ascii="宋体" w:hAnsi="宋体" w:eastAsia="宋体" w:cs="宋体"/>
                <w:b/>
                <w:bCs w:val="0"/>
                <w:kern w:val="2"/>
                <w:sz w:val="21"/>
                <w:szCs w:val="21"/>
                <w:lang w:val="en-US" w:eastAsia="zh-CN" w:bidi="ar-SA"/>
              </w:rPr>
            </w:pPr>
            <w:r>
              <w:rPr>
                <w:rFonts w:hint="eastAsia" w:ascii="宋体" w:hAnsi="宋体" w:eastAsia="宋体" w:cs="宋体"/>
                <w:b/>
                <w:bCs w:val="0"/>
                <w:kern w:val="2"/>
                <w:sz w:val="21"/>
                <w:szCs w:val="21"/>
                <w:lang w:val="en-US" w:eastAsia="zh-CN" w:bidi="ar-SA"/>
              </w:rPr>
              <w:t>（15分钟）三、重写添加授课课程方法</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SeniorTeacher类是智慧校园管理系统中针对高级教师群体的扩展角色类，继承自Teacher基类</w:t>
            </w:r>
            <w:r>
              <w:rPr>
                <w:rFonts w:hint="eastAsia" w:ascii="宋体" w:hAnsi="宋体" w:eastAsia="宋体" w:cs="宋体"/>
                <w:sz w:val="21"/>
                <w:szCs w:val="21"/>
                <w:lang w:eastAsia="zh-CN"/>
              </w:rPr>
              <w:t>。</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 xml:space="preserve"> 核心属性</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rPr>
            </w:pPr>
            <w:r>
              <w:rPr>
                <w:rFonts w:hint="eastAsia" w:ascii="宋体" w:hAnsi="宋体" w:eastAsia="宋体" w:cs="宋体"/>
                <w:sz w:val="21"/>
                <w:szCs w:val="21"/>
              </w:rPr>
              <w:t>继承属性：teacher_id（工号）、name（姓名）、teaching_courses（授课列表），复用基类数据模型。</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扩展属性：title（职称）：标识教师的专业等级（如“教授”“副教授”），支持师资分类管理。</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rPr>
            </w:pPr>
            <w:r>
              <w:rPr>
                <w:rFonts w:hint="eastAsia" w:ascii="宋体" w:hAnsi="宋体" w:eastAsia="宋体" w:cs="宋体"/>
                <w:sz w:val="21"/>
                <w:szCs w:val="21"/>
              </w:rPr>
              <w:t>max_courses（授课容量上限）：设置高级教师的最大授课数量（如2门），体现教学任务分配的优先级。</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 xml:space="preserve"> 核心方法</w:t>
            </w:r>
          </w:p>
          <w:p>
            <w:pPr>
              <w:numPr>
                <w:ilvl w:val="0"/>
                <w:numId w:val="0"/>
              </w:numPr>
              <w:pBdr>
                <w:top w:val="none" w:color="auto" w:sz="0" w:space="0"/>
                <w:left w:val="none" w:color="auto" w:sz="0" w:space="0"/>
                <w:bottom w:val="none" w:color="auto" w:sz="0" w:space="0"/>
                <w:right w:val="none" w:color="auto" w:sz="0" w:space="0"/>
              </w:pBdr>
              <w:spacing w:line="240" w:lineRule="auto"/>
              <w:ind w:left="420" w:leftChars="0"/>
              <w:rPr>
                <w:rFonts w:hint="eastAsia" w:ascii="宋体" w:hAnsi="宋体" w:eastAsia="宋体" w:cs="宋体"/>
                <w:sz w:val="21"/>
                <w:szCs w:val="21"/>
              </w:rPr>
            </w:pPr>
            <w:r>
              <w:rPr>
                <w:rFonts w:hint="eastAsia" w:ascii="宋体" w:hAnsi="宋体" w:eastAsia="宋体" w:cs="宋体"/>
                <w:sz w:val="21"/>
                <w:szCs w:val="21"/>
              </w:rPr>
              <w:t>分配课程（add_course）</w:t>
            </w:r>
          </w:p>
          <w:p>
            <w:pPr>
              <w:pBdr>
                <w:top w:val="none" w:color="auto" w:sz="0" w:space="0"/>
                <w:left w:val="none" w:color="auto" w:sz="0" w:space="0"/>
                <w:bottom w:val="none" w:color="auto" w:sz="0" w:space="0"/>
                <w:right w:val="none" w:color="auto" w:sz="0" w:space="0"/>
              </w:pBdr>
              <w:spacing w:line="240" w:lineRule="auto"/>
              <w:ind w:firstLine="480"/>
              <w:rPr>
                <w:rFonts w:hint="eastAsia" w:ascii="宋体" w:hAnsi="宋体" w:eastAsia="宋体" w:cs="宋体"/>
                <w:color w:val="auto"/>
                <w:sz w:val="21"/>
                <w:szCs w:val="21"/>
                <w:highlight w:val="none"/>
              </w:rPr>
            </w:pPr>
            <w:r>
              <w:rPr>
                <w:rFonts w:hint="eastAsia" w:ascii="宋体" w:hAnsi="宋体" w:eastAsia="宋体" w:cs="宋体"/>
                <w:sz w:val="21"/>
                <w:szCs w:val="21"/>
              </w:rPr>
              <w:t>查看职称（view_title）</w:t>
            </w:r>
          </w:p>
        </w:tc>
        <w:tc>
          <w:tcPr>
            <w:tcW w:w="223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right="96" w:firstLine="42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提升学生</w:t>
            </w:r>
            <w:r>
              <w:rPr>
                <w:rFonts w:hint="eastAsia" w:ascii="宋体" w:hAnsi="宋体" w:eastAsia="宋体" w:cs="宋体"/>
                <w:color w:val="auto"/>
                <w:sz w:val="21"/>
                <w:szCs w:val="21"/>
                <w:highlight w:val="none"/>
                <w:lang w:val="en-US" w:eastAsia="zh-CN"/>
              </w:rPr>
              <w:t>对数字媒体技术</w:t>
            </w:r>
            <w:r>
              <w:rPr>
                <w:rFonts w:hint="eastAsia" w:ascii="宋体" w:hAnsi="宋体" w:eastAsia="宋体" w:cs="宋体"/>
                <w:color w:val="auto"/>
                <w:sz w:val="21"/>
                <w:szCs w:val="21"/>
                <w:highlight w:val="none"/>
              </w:rPr>
              <w:t>职业认同感</w:t>
            </w:r>
            <w:r>
              <w:rPr>
                <w:rFonts w:hint="eastAsia" w:ascii="宋体" w:hAnsi="宋体" w:eastAsia="宋体" w:cs="宋体"/>
                <w:color w:val="auto"/>
                <w:sz w:val="21"/>
                <w:szCs w:val="21"/>
                <w:highlight w:val="none"/>
                <w:lang w:eastAsia="zh-CN"/>
              </w:rPr>
              <w:t>。</w:t>
            </w:r>
          </w:p>
        </w:tc>
        <w:tc>
          <w:tcPr>
            <w:tcW w:w="222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6" w:right="39"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认真倾听教师讲解，认真思考，触类旁通，能举出更多的例子。</w:t>
            </w:r>
          </w:p>
          <w:p>
            <w:pPr>
              <w:pStyle w:val="11"/>
              <w:keepNext w:val="0"/>
              <w:keepLines w:val="0"/>
              <w:pageBreakBefore w:val="0"/>
              <w:widowControl w:val="0"/>
              <w:kinsoku/>
              <w:wordWrap/>
              <w:overflowPunct/>
              <w:topLinePunct w:val="0"/>
              <w:autoSpaceDE w:val="0"/>
              <w:autoSpaceDN w:val="0"/>
              <w:bidi w:val="0"/>
              <w:adjustRightInd/>
              <w:snapToGrid/>
              <w:spacing w:line="240" w:lineRule="auto"/>
              <w:ind w:left="106" w:right="99" w:firstLine="420"/>
              <w:jc w:val="left"/>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pacing w:val="-10"/>
                <w:sz w:val="21"/>
                <w:szCs w:val="21"/>
                <w:highlight w:val="none"/>
              </w:rPr>
              <w:t>参与教学互动：你能</w:t>
            </w:r>
            <w:r>
              <w:rPr>
                <w:rFonts w:hint="eastAsia" w:ascii="宋体" w:hAnsi="宋体" w:eastAsia="宋体" w:cs="宋体"/>
                <w:b/>
                <w:color w:val="auto"/>
                <w:spacing w:val="13"/>
                <w:w w:val="95"/>
                <w:sz w:val="21"/>
                <w:szCs w:val="21"/>
                <w:highlight w:val="none"/>
              </w:rPr>
              <w:t>举出更多的</w:t>
            </w:r>
            <w:r>
              <w:rPr>
                <w:rFonts w:hint="eastAsia" w:ascii="宋体" w:hAnsi="宋体" w:eastAsia="宋体" w:cs="宋体"/>
                <w:b/>
                <w:color w:val="auto"/>
                <w:spacing w:val="13"/>
                <w:w w:val="95"/>
                <w:sz w:val="21"/>
                <w:szCs w:val="21"/>
                <w:highlight w:val="none"/>
                <w:lang w:val="en-US" w:eastAsia="zh-CN"/>
              </w:rPr>
              <w:t>面向</w:t>
            </w:r>
            <w:r>
              <w:rPr>
                <w:rFonts w:hint="eastAsia" w:ascii="宋体" w:hAnsi="宋体" w:eastAsia="宋体" w:cs="宋体"/>
                <w:b/>
                <w:color w:val="auto"/>
                <w:spacing w:val="13"/>
                <w:w w:val="95"/>
                <w:sz w:val="21"/>
                <w:szCs w:val="21"/>
                <w:highlight w:val="none"/>
              </w:rPr>
              <w:t>对象思想</w:t>
            </w:r>
            <w:r>
              <w:rPr>
                <w:rFonts w:hint="eastAsia" w:ascii="宋体" w:hAnsi="宋体" w:eastAsia="宋体" w:cs="宋体"/>
                <w:b/>
                <w:color w:val="auto"/>
                <w:spacing w:val="13"/>
                <w:w w:val="95"/>
                <w:sz w:val="21"/>
                <w:szCs w:val="21"/>
                <w:highlight w:val="none"/>
                <w:lang w:val="en-US" w:eastAsia="zh-CN"/>
              </w:rPr>
              <w:t>在</w:t>
            </w:r>
            <w:r>
              <w:rPr>
                <w:rFonts w:hint="eastAsia" w:ascii="宋体" w:hAnsi="宋体" w:eastAsia="宋体" w:cs="宋体"/>
                <w:b/>
                <w:color w:val="auto"/>
                <w:spacing w:val="13"/>
                <w:w w:val="95"/>
                <w:sz w:val="21"/>
                <w:szCs w:val="21"/>
                <w:highlight w:val="none"/>
              </w:rPr>
              <w:t>数字媒体项目</w:t>
            </w:r>
            <w:r>
              <w:rPr>
                <w:rFonts w:hint="eastAsia" w:ascii="宋体" w:hAnsi="宋体" w:eastAsia="宋体" w:cs="宋体"/>
                <w:b/>
                <w:color w:val="auto"/>
                <w:spacing w:val="13"/>
                <w:w w:val="95"/>
                <w:sz w:val="21"/>
                <w:szCs w:val="21"/>
                <w:highlight w:val="none"/>
                <w:lang w:val="en-US" w:eastAsia="zh-CN"/>
              </w:rPr>
              <w:t>中的应用吗</w:t>
            </w:r>
            <w:r>
              <w:rPr>
                <w:rFonts w:hint="eastAsia" w:ascii="宋体" w:hAnsi="宋体" w:eastAsia="宋体" w:cs="宋体"/>
                <w:b/>
                <w:color w:val="auto"/>
                <w:spacing w:val="21"/>
                <w:sz w:val="21"/>
                <w:szCs w:val="21"/>
                <w:highlight w:val="none"/>
              </w:rPr>
              <w:t>？属于哪类效</w:t>
            </w:r>
            <w:r>
              <w:rPr>
                <w:rFonts w:hint="eastAsia" w:ascii="宋体" w:hAnsi="宋体" w:eastAsia="宋体" w:cs="宋体"/>
                <w:b/>
                <w:color w:val="auto"/>
                <w:sz w:val="21"/>
                <w:szCs w:val="21"/>
                <w:highlight w:val="none"/>
              </w:rPr>
              <w:t>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63" w:type="dxa"/>
            <w:vMerge w:val="continue"/>
            <w:tcBorders>
              <w:top w:val="nil"/>
            </w:tcBorders>
          </w:tcPr>
          <w:p>
            <w:pPr>
              <w:rPr>
                <w:color w:val="auto"/>
                <w:sz w:val="2"/>
                <w:szCs w:val="2"/>
                <w:highlight w:val="none"/>
              </w:rPr>
            </w:pPr>
          </w:p>
        </w:tc>
        <w:tc>
          <w:tcPr>
            <w:tcW w:w="832" w:type="dxa"/>
            <w:vMerge w:val="continue"/>
            <w:tcBorders>
              <w:top w:val="nil"/>
            </w:tcBorders>
          </w:tcPr>
          <w:p>
            <w:pPr>
              <w:rPr>
                <w:color w:val="auto"/>
                <w:sz w:val="2"/>
                <w:szCs w:val="2"/>
                <w:highlight w:val="none"/>
              </w:rPr>
            </w:pPr>
          </w:p>
        </w:tc>
        <w:tc>
          <w:tcPr>
            <w:tcW w:w="3223" w:type="dxa"/>
            <w:gridSpan w:val="3"/>
            <w:vAlign w:val="center"/>
          </w:tcPr>
          <w:p>
            <w:pPr>
              <w:keepNext w:val="0"/>
              <w:keepLines w:val="0"/>
              <w:pageBreakBefore w:val="0"/>
              <w:widowControl w:val="0"/>
              <w:kinsoku/>
              <w:wordWrap/>
              <w:overflowPunct/>
              <w:topLinePunct w:val="0"/>
              <w:bidi w:val="0"/>
              <w:adjustRightInd/>
              <w:snapToGrid/>
              <w:spacing w:line="240" w:lineRule="auto"/>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（10分钟）2.任务整合</w:t>
            </w:r>
          </w:p>
          <w:p>
            <w:pPr>
              <w:keepNext w:val="0"/>
              <w:keepLines w:val="0"/>
              <w:pageBreakBefore w:val="0"/>
              <w:widowControl w:val="0"/>
              <w:kinsoku/>
              <w:wordWrap/>
              <w:overflowPunct/>
              <w:topLinePunct w:val="0"/>
              <w:bidi w:val="0"/>
              <w:adjustRightInd/>
              <w:snapToGrid/>
              <w:spacing w:line="240" w:lineRule="auto"/>
              <w:ind w:firstLine="422" w:firstLineChars="200"/>
              <w:jc w:val="left"/>
              <w:textAlignment w:val="auto"/>
              <w:rPr>
                <w:rFonts w:hint="eastAsia" w:ascii="宋体" w:hAnsi="宋体" w:eastAsia="宋体" w:cs="宋体"/>
                <w:color w:val="auto"/>
                <w:sz w:val="21"/>
                <w:szCs w:val="21"/>
                <w:highlight w:val="none"/>
              </w:rPr>
            </w:pPr>
            <w:r>
              <w:rPr>
                <w:rFonts w:hint="eastAsia" w:ascii="宋体" w:hAnsi="宋体" w:eastAsia="宋体" w:cs="宋体"/>
                <w:b/>
                <w:bCs/>
                <w:sz w:val="21"/>
                <w:szCs w:val="21"/>
                <w:lang w:val="en-US" w:eastAsia="zh-CN"/>
              </w:rPr>
              <w:t>总结任务1、任务2、任务3的实现内容，整合代码为更加完整的智慧校园管理系统并对其进行测试。</w:t>
            </w:r>
          </w:p>
        </w:tc>
        <w:tc>
          <w:tcPr>
            <w:tcW w:w="223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right="96" w:firstLine="420"/>
              <w:jc w:val="left"/>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16"/>
                <w:sz w:val="21"/>
                <w:szCs w:val="21"/>
                <w:highlight w:val="none"/>
              </w:rPr>
              <w:t>明确学生将要从</w:t>
            </w:r>
            <w:r>
              <w:rPr>
                <w:rFonts w:hint="eastAsia" w:ascii="宋体" w:hAnsi="宋体" w:eastAsia="宋体" w:cs="宋体"/>
                <w:color w:val="auto"/>
                <w:spacing w:val="-10"/>
                <w:sz w:val="21"/>
                <w:szCs w:val="21"/>
                <w:highlight w:val="none"/>
              </w:rPr>
              <w:t>事的</w:t>
            </w:r>
            <w:r>
              <w:rPr>
                <w:rFonts w:hint="eastAsia" w:ascii="宋体" w:hAnsi="宋体" w:eastAsia="宋体" w:cs="宋体"/>
                <w:color w:val="auto"/>
                <w:spacing w:val="-10"/>
                <w:sz w:val="21"/>
                <w:szCs w:val="21"/>
                <w:highlight w:val="none"/>
                <w:lang w:val="en-US" w:eastAsia="zh-CN"/>
              </w:rPr>
              <w:t>是现代数字媒体并学会用编程提高效率</w:t>
            </w:r>
            <w:r>
              <w:rPr>
                <w:rFonts w:hint="eastAsia" w:ascii="宋体" w:hAnsi="宋体" w:eastAsia="宋体" w:cs="宋体"/>
                <w:color w:val="auto"/>
                <w:spacing w:val="-10"/>
                <w:sz w:val="21"/>
                <w:szCs w:val="21"/>
                <w:highlight w:val="none"/>
              </w:rPr>
              <w:t>，不是</w:t>
            </w:r>
            <w:r>
              <w:rPr>
                <w:rFonts w:hint="eastAsia" w:ascii="宋体" w:hAnsi="宋体" w:eastAsia="宋体" w:cs="宋体"/>
                <w:color w:val="auto"/>
                <w:spacing w:val="-10"/>
                <w:sz w:val="21"/>
                <w:szCs w:val="21"/>
                <w:highlight w:val="none"/>
                <w:lang w:val="en-US" w:eastAsia="zh-CN"/>
              </w:rPr>
              <w:t>摄影师</w:t>
            </w:r>
            <w:r>
              <w:rPr>
                <w:rFonts w:hint="eastAsia" w:ascii="宋体" w:hAnsi="宋体" w:eastAsia="宋体" w:cs="宋体"/>
                <w:color w:val="auto"/>
                <w:spacing w:val="-12"/>
                <w:sz w:val="21"/>
                <w:szCs w:val="21"/>
                <w:highlight w:val="none"/>
              </w:rPr>
              <w:t>，培养学生</w:t>
            </w:r>
            <w:r>
              <w:rPr>
                <w:rFonts w:hint="eastAsia" w:ascii="宋体" w:hAnsi="宋体" w:eastAsia="宋体" w:cs="宋体"/>
                <w:b/>
                <w:color w:val="auto"/>
                <w:spacing w:val="-5"/>
                <w:sz w:val="21"/>
                <w:szCs w:val="21"/>
                <w:highlight w:val="none"/>
              </w:rPr>
              <w:t>自豪</w:t>
            </w:r>
            <w:r>
              <w:rPr>
                <w:rFonts w:hint="eastAsia" w:ascii="宋体" w:hAnsi="宋体" w:eastAsia="宋体" w:cs="宋体"/>
                <w:b/>
                <w:color w:val="auto"/>
                <w:sz w:val="21"/>
                <w:szCs w:val="21"/>
                <w:highlight w:val="none"/>
              </w:rPr>
              <w:t>感和责任感</w:t>
            </w:r>
            <w:r>
              <w:rPr>
                <w:rFonts w:hint="eastAsia" w:ascii="宋体" w:hAnsi="宋体" w:eastAsia="宋体" w:cs="宋体"/>
                <w:b/>
                <w:color w:val="auto"/>
                <w:sz w:val="21"/>
                <w:szCs w:val="21"/>
                <w:highlight w:val="none"/>
                <w:lang w:eastAsia="zh-CN"/>
              </w:rPr>
              <w:t>。</w:t>
            </w:r>
          </w:p>
        </w:tc>
        <w:tc>
          <w:tcPr>
            <w:tcW w:w="222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6" w:right="39" w:firstLine="42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认真倾听教师讲解，认真思考。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jc w:val="center"/>
        </w:trPr>
        <w:tc>
          <w:tcPr>
            <w:tcW w:w="763" w:type="dxa"/>
            <w:vMerge w:val="continue"/>
            <w:tcBorders>
              <w:top w:val="nil"/>
            </w:tcBorders>
          </w:tcPr>
          <w:p>
            <w:pPr>
              <w:rPr>
                <w:color w:val="auto"/>
                <w:sz w:val="2"/>
                <w:szCs w:val="2"/>
                <w:highlight w:val="none"/>
              </w:rPr>
            </w:pPr>
          </w:p>
        </w:tc>
        <w:tc>
          <w:tcPr>
            <w:tcW w:w="832" w:type="dxa"/>
            <w:vAlign w:val="center"/>
          </w:tcPr>
          <w:p>
            <w:pPr>
              <w:pStyle w:val="11"/>
              <w:ind w:left="0" w:leftChars="0" w:firstLine="0" w:firstLineChars="0"/>
              <w:jc w:val="center"/>
              <w:rPr>
                <w:b/>
                <w:color w:val="auto"/>
                <w:sz w:val="21"/>
                <w:highlight w:val="none"/>
              </w:rPr>
            </w:pPr>
            <w:r>
              <w:rPr>
                <w:b/>
                <w:color w:val="auto"/>
                <w:sz w:val="21"/>
                <w:highlight w:val="none"/>
              </w:rPr>
              <w:t>小结</w:t>
            </w:r>
          </w:p>
        </w:tc>
        <w:tc>
          <w:tcPr>
            <w:tcW w:w="3223"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line="240" w:lineRule="auto"/>
              <w:ind w:right="39"/>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分钟）对本次课程内容</w:t>
            </w:r>
            <w:r>
              <w:rPr>
                <w:rFonts w:hint="eastAsia" w:ascii="宋体" w:hAnsi="宋体" w:eastAsia="宋体" w:cs="宋体"/>
                <w:color w:val="auto"/>
                <w:w w:val="95"/>
                <w:sz w:val="21"/>
                <w:szCs w:val="21"/>
                <w:highlight w:val="none"/>
              </w:rPr>
              <w:t>进行总结，鼓励学生将个人发展</w:t>
            </w:r>
          </w:p>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与祖国发展紧密结合。</w:t>
            </w:r>
          </w:p>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课堂内容小结：</w:t>
            </w:r>
            <w:r>
              <w:rPr>
                <w:rFonts w:hint="eastAsia" w:ascii="宋体" w:hAnsi="宋体" w:eastAsia="宋体" w:cs="宋体"/>
                <w:color w:val="auto"/>
                <w:sz w:val="21"/>
                <w:szCs w:val="21"/>
                <w:highlight w:val="none"/>
                <w:lang w:val="en-US" w:eastAsia="zh-CN"/>
              </w:rPr>
              <w:br w:type="textWrapping"/>
            </w:r>
            <w:r>
              <w:rPr>
                <w:rFonts w:hint="eastAsia" w:ascii="宋体" w:hAnsi="宋体" w:eastAsia="宋体" w:cs="宋体"/>
                <w:color w:val="auto"/>
                <w:sz w:val="21"/>
                <w:szCs w:val="21"/>
                <w:highlight w:val="none"/>
                <w:lang w:val="en-US" w:eastAsia="zh-CN"/>
              </w:rPr>
              <w:t>本节课围绕Python面向对象编程，结合智慧校园管理系统开发需求，完成教学目标，核心要点如下：</w:t>
            </w:r>
          </w:p>
          <w:p>
            <w:pPr>
              <w:pStyle w:val="11"/>
              <w:keepNext w:val="0"/>
              <w:keepLines w:val="0"/>
              <w:pageBreakBefore w:val="0"/>
              <w:widowControl w:val="0"/>
              <w:numPr>
                <w:ilvl w:val="0"/>
                <w:numId w:val="6"/>
              </w:numPr>
              <w:kinsoku/>
              <w:wordWrap/>
              <w:overflowPunct/>
              <w:topLinePunct w:val="0"/>
              <w:autoSpaceDE w:val="0"/>
              <w:autoSpaceDN w:val="0"/>
              <w:bidi w:val="0"/>
              <w:adjustRightInd/>
              <w:snapToGrid/>
              <w:spacing w:before="1" w:line="240" w:lineRule="auto"/>
              <w:ind w:left="107"/>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掌握面向对象核心概念、类与对象的定义及使用，理解继承、方法重写、多继承原理及子类构造函数用法。</w:t>
            </w:r>
          </w:p>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 能定义学生、教师、课程类，通过继承扩展研究生、高级教师类，重写核心方法，整合代码实现简易智慧校园管理系统。</w:t>
            </w:r>
          </w:p>
          <w:p>
            <w:pPr>
              <w:pStyle w:val="11"/>
              <w:keepNext w:val="0"/>
              <w:keepLines w:val="0"/>
              <w:pageBreakBefore w:val="0"/>
              <w:widowControl w:val="0"/>
              <w:kinsoku/>
              <w:wordWrap/>
              <w:overflowPunct/>
              <w:topLinePunct w:val="0"/>
              <w:autoSpaceDE w:val="0"/>
              <w:autoSpaceDN w:val="0"/>
              <w:bidi w:val="0"/>
              <w:adjustRightInd/>
              <w:snapToGrid/>
              <w:spacing w:before="1" w:line="240" w:lineRule="auto"/>
              <w:ind w:left="107"/>
              <w:jc w:val="left"/>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 提升面向对象编程思维与代码整合能力，为后续复杂项目开发奠定基础，强化专业应用意识。</w:t>
            </w:r>
          </w:p>
        </w:tc>
        <w:tc>
          <w:tcPr>
            <w:tcW w:w="223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eastAsia" w:ascii="宋体" w:hAnsi="宋体" w:eastAsia="宋体" w:cs="宋体"/>
                <w:color w:val="auto"/>
                <w:sz w:val="21"/>
                <w:szCs w:val="21"/>
                <w:highlight w:val="none"/>
              </w:rPr>
            </w:pPr>
          </w:p>
        </w:tc>
        <w:tc>
          <w:tcPr>
            <w:tcW w:w="222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line="240" w:lineRule="auto"/>
              <w:ind w:right="28" w:firstLine="420" w:firstLineChars="200"/>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记录老师的点评，思考改进的方法</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leftChars="0" w:firstLine="0" w:firstLineChars="0"/>
              <w:jc w:val="center"/>
              <w:textAlignment w:val="auto"/>
              <w:rPr>
                <w:b/>
                <w:color w:val="auto"/>
                <w:sz w:val="21"/>
                <w:highlight w:val="none"/>
              </w:rPr>
            </w:pPr>
            <w:r>
              <w:rPr>
                <w:b/>
                <w:color w:val="auto"/>
                <w:sz w:val="21"/>
                <w:highlight w:val="none"/>
              </w:rPr>
              <w:t>课后作业</w:t>
            </w:r>
          </w:p>
        </w:tc>
        <w:tc>
          <w:tcPr>
            <w:tcW w:w="7683" w:type="dxa"/>
            <w:gridSpan w:val="7"/>
            <w:vAlign w:val="center"/>
          </w:tcPr>
          <w:p>
            <w:pPr>
              <w:pStyle w:val="11"/>
              <w:spacing w:before="1"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bidi="zh-CN"/>
              </w:rPr>
              <w:t>完成课后习题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7" w:hRule="atLeast"/>
          <w:jc w:val="center"/>
        </w:trPr>
        <w:tc>
          <w:tcPr>
            <w:tcW w:w="1595" w:type="dxa"/>
            <w:gridSpan w:val="2"/>
            <w:vAlign w:val="center"/>
          </w:tcPr>
          <w:p>
            <w:pPr>
              <w:pStyle w:val="11"/>
              <w:ind w:left="0" w:leftChars="0" w:firstLine="0" w:firstLineChars="0"/>
              <w:jc w:val="center"/>
              <w:rPr>
                <w:b/>
                <w:color w:val="auto"/>
                <w:sz w:val="21"/>
                <w:highlight w:val="none"/>
              </w:rPr>
            </w:pPr>
            <w:r>
              <w:rPr>
                <w:b/>
                <w:color w:val="auto"/>
                <w:sz w:val="21"/>
                <w:highlight w:val="none"/>
              </w:rPr>
              <w:t>教学反思</w:t>
            </w:r>
          </w:p>
        </w:tc>
        <w:tc>
          <w:tcPr>
            <w:tcW w:w="7683" w:type="dxa"/>
            <w:gridSpan w:val="7"/>
          </w:tcPr>
          <w:p>
            <w:pPr>
              <w:pStyle w:val="11"/>
              <w:rPr>
                <w:rFonts w:hint="default" w:ascii="Times New Roman" w:eastAsia="仿宋_GB2312"/>
                <w:color w:val="auto"/>
                <w:sz w:val="20"/>
                <w:highlight w:val="none"/>
                <w:lang w:val="en-US" w:eastAsia="zh-CN"/>
              </w:rPr>
            </w:pPr>
            <w:r>
              <w:rPr>
                <w:rFonts w:hint="eastAsia" w:ascii="Times New Roman"/>
                <w:color w:val="auto"/>
                <w:sz w:val="20"/>
                <w:highlight w:val="none"/>
                <w:lang w:eastAsia="zh-CN"/>
              </w:rPr>
              <w:t>本章节是针对类的学习，学生会用，但是对于类的理解还是过于片面。</w:t>
            </w:r>
          </w:p>
        </w:tc>
      </w:tr>
    </w:tbl>
    <w:p>
      <w:pPr>
        <w:rPr>
          <w:rFonts w:hint="eastAsia" w:eastAsia="仿宋_GB2312"/>
          <w:lang w:eastAsia="zh-CN"/>
        </w:rPr>
      </w:pPr>
    </w:p>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832"/>
        <w:gridCol w:w="86"/>
        <w:gridCol w:w="1347"/>
        <w:gridCol w:w="2423"/>
        <w:gridCol w:w="1551"/>
        <w:gridCol w:w="461"/>
        <w:gridCol w:w="738"/>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项目九：学生成绩管理系统异常处理</w:t>
            </w:r>
          </w:p>
        </w:tc>
        <w:tc>
          <w:tcPr>
            <w:tcW w:w="1199"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w w:val="99"/>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jc w:val="center"/>
        </w:trPr>
        <w:tc>
          <w:tcPr>
            <w:tcW w:w="1681" w:type="dxa"/>
            <w:gridSpan w:val="3"/>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szCs w:val="21"/>
                <w:highlight w:val="none"/>
              </w:rPr>
              <w:t>学生对 Python 异常处理的概念和作用认知模糊，不了解常见的异常类型；未掌握异常处理语句的使用方法，缺乏自定义异常类的开发能力；在实际编程中缺乏代码健壮性设计意识，无法将异常处理机制应用到实际项目开发中。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学生在编程过程中缺乏严谨的工作态度和细致的思维方式，对程序开发的规范性和完整性重视不足；缺乏精益求精的工匠精神，在代码编写中忽视异常情况的处理，难以形成高质量的编程素养。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5" w:hRule="atLeast"/>
          <w:jc w:val="center"/>
        </w:trPr>
        <w:tc>
          <w:tcPr>
            <w:tcW w:w="1681" w:type="dxa"/>
            <w:gridSpan w:val="3"/>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能够了解异常处理的作用和 Python 常见的异常类型；能够掌握 try...except、finally 等异常处理语句的使用方法；能够掌握异常类的基类特性，学会自定义异常类的创建及使用方法；能够理解异常处理机制对提升 Python 代码健壮性的意义。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能够利用异常处理语句处理 Python 程序中的常见异常；能够独立创建自定义异常类并应用到实际程序中；能够将异常处理机制融入学生成绩管理系统开发，实现系统的异常处理功能；能够提升 Python 程序的调试和优化能力，增强代码健壮性。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w:t>
            </w:r>
            <w:r>
              <w:rPr>
                <w:rFonts w:hint="eastAsia" w:ascii="宋体" w:hAnsi="宋体" w:eastAsia="宋体" w:cs="宋体"/>
                <w:color w:val="auto"/>
                <w:spacing w:val="-3"/>
                <w:w w:val="95"/>
                <w:sz w:val="21"/>
                <w:szCs w:val="21"/>
                <w:highlight w:val="none"/>
                <w:lang w:val="zh-CN" w:eastAsia="zh-CN" w:bidi="zh-CN"/>
              </w:rPr>
              <w:t>养学生严谨细致的编程</w:t>
            </w:r>
            <w:r>
              <w:rPr>
                <w:rFonts w:hint="eastAsia" w:ascii="宋体" w:hAnsi="宋体" w:eastAsia="宋体" w:cs="宋体"/>
                <w:color w:val="auto"/>
                <w:spacing w:val="-3"/>
                <w:w w:val="95"/>
                <w:sz w:val="21"/>
                <w:szCs w:val="21"/>
                <w:highlight w:val="none"/>
                <w:lang w:val="zh-CN" w:eastAsia="zh-CN"/>
              </w:rPr>
              <w:t>工作</w:t>
            </w:r>
            <w:r>
              <w:rPr>
                <w:rFonts w:hint="eastAsia" w:ascii="宋体" w:hAnsi="宋体" w:eastAsia="宋体" w:cs="宋体"/>
                <w:color w:val="auto"/>
                <w:spacing w:val="-3"/>
                <w:w w:val="95"/>
                <w:sz w:val="21"/>
                <w:szCs w:val="21"/>
                <w:highlight w:val="none"/>
                <w:lang w:val="zh-CN" w:eastAsia="zh-CN" w:bidi="zh-CN"/>
              </w:rPr>
              <w:t>态度和逻辑思维方式；树立精益求精的工匠精神，注重程序开发的规范性和完整性；增强学生的项目开发责任感，提升解决实际编程问题的实践能力和创新能力。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异常处理语句的使用方法；自定义异常类的创建与应用；学生成绩管理系统中常见异常的处理实现；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利用异常处理机制提升 Python 代码的健壮性；将自定义异常类与学生成绩管理系统的业务逻辑结合；在实际项目中精准识别并处理各类异常情况；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Python 常见异常类型的识别；异常处理语句的编写与应用；自定义异常类的创建；学生成绩管理系统异常处理功能的实现；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讲授</w:t>
            </w:r>
            <w:r>
              <w:rPr>
                <w:rFonts w:hint="eastAsia" w:ascii="宋体" w:hAnsi="宋体" w:eastAsia="宋体" w:cs="宋体"/>
                <w:color w:val="auto"/>
                <w:sz w:val="21"/>
                <w:szCs w:val="21"/>
                <w:highlight w:val="none"/>
              </w:rPr>
              <w:t>法，演示教学法，项目教学法，实操练习法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理论+实践（8学时）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9"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资料收集归纳：Python 异常处理相关知识点、行业编程规范中异常处理的要求</w:t>
            </w:r>
          </w:p>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课前任务发布：Python 常见异常类型的整理与识别练习题</w:t>
            </w:r>
          </w:p>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课前任务发布：学生成绩管理系统基础代码（未实现异常处理）</w:t>
            </w:r>
          </w:p>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教学工具：Python 编程环境（PyCharm/IDLE）、多媒体教学课件</w:t>
            </w:r>
          </w:p>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案例：Python 基础程序异常处理案例、自定义异常类开发案例</w:t>
            </w:r>
          </w:p>
          <w:p>
            <w:pPr>
              <w:pStyle w:val="11"/>
              <w:keepNext w:val="0"/>
              <w:keepLines w:val="0"/>
              <w:pageBreakBefore w:val="0"/>
              <w:widowControl w:val="0"/>
              <w:numPr>
                <w:ilvl w:val="0"/>
                <w:numId w:val="3"/>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实操素材：学生成绩管理系统异常处理实操任务单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9278" w:type="dxa"/>
            <w:gridSpan w:val="9"/>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课程教学与设计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教学环节</w:t>
            </w:r>
          </w:p>
        </w:tc>
        <w:tc>
          <w:tcPr>
            <w:tcW w:w="3856"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教学内容与教师活动</w:t>
            </w:r>
          </w:p>
        </w:tc>
        <w:tc>
          <w:tcPr>
            <w:tcW w:w="2012"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课程思政教学目标</w:t>
            </w:r>
          </w:p>
        </w:tc>
        <w:tc>
          <w:tcPr>
            <w:tcW w:w="181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课前</w:t>
            </w: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1. 收集整理项目开发和异常处理教学资源，挖掘编程素养相关思政元素，制作课件和实操任务单；2. 登录云班课教学平台，上传 Python 基础复习资料、系统设计思路、代码模板；3. 发布课前小组任务：复习 Python 数据存储和函数知识，分析学生成绩管理系统需实现的功能；4. 准备编程环境和实操素材，检查教学设备。</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引导学生形成团队协作意识，培养自主复习和需求分析的能力；让学生初步建立项目设计思维，树立编程的规范性意识。</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登录教学平台预习，梳理学生成绩管理系统基础功能代码，以小组为单位预判系统错误场景，完成课前任务。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11" w:hRule="atLeast"/>
          <w:jc w:val="center"/>
        </w:trPr>
        <w:tc>
          <w:tcPr>
            <w:tcW w:w="763"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课中</w:t>
            </w:r>
          </w:p>
        </w:tc>
        <w:tc>
          <w:tcPr>
            <w:tcW w:w="832"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导入</w:t>
            </w: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w:t>
            </w:r>
            <w:r>
              <w:rPr>
                <w:rFonts w:hint="eastAsia" w:ascii="宋体" w:hAnsi="宋体" w:eastAsia="宋体" w:cs="宋体"/>
                <w:color w:val="auto"/>
                <w:spacing w:val="-3"/>
                <w:w w:val="95"/>
                <w:sz w:val="21"/>
                <w:szCs w:val="21"/>
                <w:highlight w:val="none"/>
                <w:lang w:val="en-US" w:eastAsia="zh-CN"/>
              </w:rPr>
              <w:t>10</w:t>
            </w:r>
            <w:r>
              <w:rPr>
                <w:rFonts w:hint="eastAsia" w:ascii="宋体" w:hAnsi="宋体" w:eastAsia="宋体" w:cs="宋体"/>
                <w:color w:val="auto"/>
                <w:spacing w:val="-3"/>
                <w:w w:val="95"/>
                <w:sz w:val="21"/>
                <w:szCs w:val="21"/>
                <w:highlight w:val="none"/>
              </w:rPr>
              <w:t>分钟）讲解异常处理在 Python 项目开发中的核心作用，结合学生成绩管理系统实际运行案例（如输入非数字成绩、查询不存在学生），说明异常处理对提升程序稳定性的重要性，阐述行业开发中代码健壮性的基本要求。</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培养学生的编程严谨思维，让学生理解专业开发中错误处理的行业规范，树立用专业技能解决实际问题的职业情操。</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根据老师提出的问题，结合自身开发系统的经历，思考程序运行中可能出现的错误，积极参与课堂讨论。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25" w:hRule="atLeast"/>
          <w:jc w:val="center"/>
        </w:trPr>
        <w:tc>
          <w:tcPr>
            <w:tcW w:w="763"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p>
        </w:tc>
        <w:tc>
          <w:tcPr>
            <w:tcW w:w="832"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w:t>
            </w:r>
            <w:r>
              <w:rPr>
                <w:rFonts w:hint="eastAsia" w:ascii="宋体" w:hAnsi="宋体" w:eastAsia="宋体" w:cs="宋体"/>
                <w:color w:val="auto"/>
                <w:spacing w:val="-3"/>
                <w:w w:val="95"/>
                <w:sz w:val="21"/>
                <w:szCs w:val="21"/>
                <w:highlight w:val="none"/>
                <w:lang w:val="en-US" w:eastAsia="zh-CN"/>
              </w:rPr>
              <w:t>10</w:t>
            </w:r>
            <w:r>
              <w:rPr>
                <w:rFonts w:hint="eastAsia" w:ascii="宋体" w:hAnsi="宋体" w:eastAsia="宋体" w:cs="宋体"/>
                <w:color w:val="auto"/>
                <w:spacing w:val="-3"/>
                <w:w w:val="95"/>
                <w:sz w:val="21"/>
                <w:szCs w:val="21"/>
                <w:highlight w:val="none"/>
              </w:rPr>
              <w:t>分钟）秀一秀：各小组分别展示学生成绩管理系统错误场景预判的收获。</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培养学生的表达能力和自主学习成就感，鼓励学生勇于发表个人思考，提升问题预判意识。</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认真倾听同学分享，并做好笔记，补充自身对异常场景预判的不足。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p>
        </w:tc>
        <w:tc>
          <w:tcPr>
            <w:tcW w:w="832"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w:t>
            </w:r>
            <w:r>
              <w:rPr>
                <w:rFonts w:hint="eastAsia" w:ascii="宋体" w:hAnsi="宋体" w:eastAsia="宋体" w:cs="宋体"/>
                <w:color w:val="auto"/>
                <w:spacing w:val="-3"/>
                <w:w w:val="95"/>
                <w:sz w:val="21"/>
                <w:szCs w:val="21"/>
                <w:highlight w:val="none"/>
                <w:lang w:val="en-US" w:eastAsia="zh-CN"/>
              </w:rPr>
              <w:t>20</w:t>
            </w:r>
            <w:r>
              <w:rPr>
                <w:rFonts w:hint="eastAsia" w:ascii="宋体" w:hAnsi="宋体" w:eastAsia="宋体" w:cs="宋体"/>
                <w:color w:val="auto"/>
                <w:spacing w:val="-3"/>
                <w:w w:val="95"/>
                <w:sz w:val="21"/>
                <w:szCs w:val="21"/>
                <w:highlight w:val="none"/>
              </w:rPr>
              <w:t>分钟）点评各小组展示情况，完善学生对异常场景的梳理思路，引导学生正确识别系统中常见的异常类型，同时给出专业的异常处理匹配建议。</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让学生能够精准识别学生成绩管理系统的异常场景，建立异常类型与处理方式的关联思维，提升编程的严谨性。</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认真倾听教师讲解，并做好笔记，以备后续实操课程内容需要。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832"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新课</w:t>
            </w: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lang w:val="en-US" w:eastAsia="zh-CN"/>
              </w:rPr>
              <w:t>40分钟</w:t>
            </w: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rPr>
              <w:t>任务 1：处理学生成绩管理系统的常见异常 - 基础讲解与实操</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1. 讲解异常处理的作用，梳理 Python 常见的异常类型及含义；2. 详细讲解并演示 try...except、try...except...else 等 6 种异常处理语句的使用方法；3. 指导学生结合小案例实操基础异常处理语句，掌握语句的基本用法。</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培养学生的工具使用能力，树立规范的编程思维，重视代码的可读性和维护性，养成良好的编程习惯。</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认真倾听教师讲解，记录核心知识点；跟随教师演示编写基础异常处理代码，完成小案例实操，掌握语句使用方法。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1"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832"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lang w:val="en-US" w:eastAsia="zh-CN"/>
              </w:rPr>
              <w:t>80分钟</w:t>
            </w: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rPr>
              <w:t>任务 1：处理学生成绩管理系统的常见异常 - 实现讲解与实操</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1. 讲解系统数据存储设计及 add_student、query_student 等功能函数的异常处理实现思路；2. 演示为各功能函数添加基础异常处理，处理输入非法数据、下标越界等常见异常；3. 指导学生实操为自己的学生成绩管理系统添加基础异常处理，调试并验证系统运行效果。</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培养学生的项目落地能力，重视程序的边界情况处理，提升学生主动发现和解决编程问题的能力。</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跟随教师演示，为学生成绩管理系统各功能模块添加基础异常处理代码；调试代码，验证系统对常见异常的处理效果；小组间互相测试，排查问题。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3"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832"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lang w:val="en-US" w:eastAsia="zh-CN"/>
              </w:rPr>
              <w:t>40分钟</w:t>
            </w: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rPr>
              <w:t>任务 2：处理学生成绩管理系统的自定义异常 - 基础讲解与实操；1. 讲解 Python 异常类的基类关系（BaseException、Exception），明确自定义异常类的继承规则；2. 演示自定义异常类的创建、抛出和捕获方法，结合手机号验证案例完成实操；3. 讲解 raise 语句的使用，指导学生掌握手动触发异常的方法。</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培养学生的面向对象编程思维，理解类的继承在异常处理中的应用，养成规范的类设计习惯，提升代码的个性化设计能力。</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认真倾听教师讲解，记录异常类基类关系和自定义异常开发要点；跟随演示创建自定义异常类，完成抛出和捕获的实操练习。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8" w:hRule="atLeast"/>
          <w:jc w:val="center"/>
        </w:trPr>
        <w:tc>
          <w:tcPr>
            <w:tcW w:w="763"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color w:val="auto"/>
                <w:sz w:val="21"/>
                <w:szCs w:val="21"/>
                <w:highlight w:val="none"/>
              </w:rPr>
              <w:t>课中</w:t>
            </w:r>
          </w:p>
        </w:tc>
        <w:tc>
          <w:tcPr>
            <w:tcW w:w="832"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leftChars="0" w:right="0" w:firstLine="0" w:firstLineChars="0"/>
              <w:jc w:val="center"/>
              <w:textAlignment w:val="auto"/>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新课</w:t>
            </w: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lang w:val="en-US" w:eastAsia="zh-CN"/>
              </w:rPr>
              <w:t>80分钟</w:t>
            </w:r>
            <w:r>
              <w:rPr>
                <w:rFonts w:hint="eastAsia" w:ascii="宋体" w:hAnsi="宋体" w:eastAsia="宋体" w:cs="宋体"/>
                <w:color w:val="auto"/>
                <w:spacing w:val="-3"/>
                <w:w w:val="95"/>
                <w:sz w:val="21"/>
                <w:szCs w:val="21"/>
                <w:highlight w:val="none"/>
                <w:lang w:eastAsia="zh-CN"/>
              </w:rPr>
              <w:t>）</w:t>
            </w:r>
            <w:r>
              <w:rPr>
                <w:rFonts w:hint="eastAsia" w:ascii="宋体" w:hAnsi="宋体" w:eastAsia="宋体" w:cs="宋体"/>
                <w:color w:val="auto"/>
                <w:spacing w:val="-3"/>
                <w:w w:val="95"/>
                <w:sz w:val="21"/>
                <w:szCs w:val="21"/>
                <w:highlight w:val="none"/>
              </w:rPr>
              <w:t>任务 2：处理学生成绩管理系统的自定义异常 - 实现讲解与实操；1. 讲解创建 InvalidScoreError、StudentNotFoundError 自定义异常类的方法，演示异常类的初始化与错误信息设置；2. 演示为系统各功能函数优化添加自定义异常处理，替换原有基础异常的部分场景；3. 指导学生实操创建自定义异常类，优化系统代码，整合基础异常与自定义异常，测试系统稳定性。</w:t>
            </w:r>
          </w:p>
        </w:tc>
        <w:tc>
          <w:tcPr>
            <w:tcW w:w="2012"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培养学生的系统优化思维，培育精益求精的工匠精神，重视程序的个性化错误处理和用户体验，提升系统整体设计能力。</w:t>
            </w:r>
          </w:p>
        </w:tc>
        <w:tc>
          <w:tcPr>
            <w:tcW w:w="1815"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创建 InvalidScoreError、StudentNotFoundError 自定义异常类；优化学生成绩管理系统功能代码，添加自定义异常处理；整合基础与自定义异常，调试并测试系统稳定运行效果。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color w:val="auto"/>
                <w:sz w:val="21"/>
                <w:szCs w:val="21"/>
                <w:highlight w:val="none"/>
              </w:rPr>
            </w:pPr>
          </w:p>
        </w:tc>
        <w:tc>
          <w:tcPr>
            <w:tcW w:w="832"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小结</w:t>
            </w:r>
          </w:p>
        </w:tc>
        <w:tc>
          <w:tcPr>
            <w:tcW w:w="3856"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w:t>
            </w:r>
            <w:r>
              <w:rPr>
                <w:rFonts w:hint="eastAsia" w:ascii="宋体" w:hAnsi="宋体" w:eastAsia="宋体" w:cs="宋体"/>
                <w:color w:val="auto"/>
                <w:spacing w:val="-3"/>
                <w:w w:val="95"/>
                <w:sz w:val="21"/>
                <w:szCs w:val="21"/>
                <w:highlight w:val="none"/>
                <w:lang w:val="en-US" w:eastAsia="zh-CN"/>
              </w:rPr>
              <w:t>40</w:t>
            </w:r>
            <w:r>
              <w:rPr>
                <w:rFonts w:hint="eastAsia" w:ascii="宋体" w:hAnsi="宋体" w:eastAsia="宋体" w:cs="宋体"/>
                <w:color w:val="auto"/>
                <w:spacing w:val="-3"/>
                <w:w w:val="95"/>
                <w:sz w:val="21"/>
                <w:szCs w:val="21"/>
                <w:highlight w:val="none"/>
              </w:rPr>
              <w:t>分钟）对本次课程内容进行全面总结，梳理基础异常处理和自定义异常开发的核心流程，点评学生课堂实操表现，肯定成果并指出普遍问题；鼓励学生将异常处理机制融入后续所有编程项目，重视程序的健壮性和可读性。</w:t>
            </w:r>
          </w:p>
        </w:tc>
        <w:tc>
          <w:tcPr>
            <w:tcW w:w="2012"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强化学生的编程严谨思维和精益求精的工匠精神；引导学生将课堂学习与行业开发要求相结合，树立专业的编程职业素养。</w:t>
            </w:r>
          </w:p>
        </w:tc>
        <w:tc>
          <w:tcPr>
            <w:tcW w:w="1815"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lang w:eastAsia="zh-CN"/>
              </w:rPr>
            </w:pPr>
            <w:r>
              <w:rPr>
                <w:rFonts w:hint="eastAsia" w:ascii="宋体" w:hAnsi="宋体" w:eastAsia="宋体" w:cs="宋体"/>
                <w:color w:val="auto"/>
                <w:spacing w:val="-3"/>
                <w:w w:val="95"/>
                <w:sz w:val="21"/>
                <w:szCs w:val="21"/>
                <w:highlight w:val="none"/>
              </w:rPr>
              <w:t>记录老师的点评和总结要点，反思自身实操中的问题及改进方法；分享自身课堂学习收获，交流编程问题的解决技巧。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课后作业</w:t>
            </w:r>
          </w:p>
        </w:tc>
        <w:tc>
          <w:tcPr>
            <w:tcW w:w="7683" w:type="dxa"/>
            <w:gridSpan w:val="7"/>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lang w:val="en-US" w:eastAsia="zh-CN"/>
              </w:rPr>
              <w:t>1</w:t>
            </w:r>
            <w:r>
              <w:rPr>
                <w:rFonts w:hint="eastAsia" w:ascii="宋体" w:hAnsi="宋体" w:eastAsia="宋体" w:cs="宋体"/>
                <w:color w:val="auto"/>
                <w:spacing w:val="-3"/>
                <w:w w:val="95"/>
                <w:sz w:val="21"/>
                <w:szCs w:val="21"/>
                <w:highlight w:val="none"/>
              </w:rPr>
              <w:t>. 通过网络梳理 Python 更多异常类型及实际应用场景；2. 完善融入异常处理的学生成绩管理系统，添加更多边界场景的异常处理；3. 尝试为系统添加学生学号唯一性校验的自定义异常类，优化学生信息录入功能。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5"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教学反思</w:t>
            </w:r>
          </w:p>
        </w:tc>
        <w:tc>
          <w:tcPr>
            <w:tcW w:w="7683" w:type="dxa"/>
            <w:gridSpan w:val="7"/>
          </w:tcPr>
          <w:p>
            <w:pPr>
              <w:pStyle w:val="11"/>
              <w:keepNext w:val="0"/>
              <w:keepLines w:val="0"/>
              <w:pageBreakBefore w:val="0"/>
              <w:widowControl w:val="0"/>
              <w:kinsoku/>
              <w:wordWrap/>
              <w:overflowPunct/>
              <w:topLinePunct w:val="0"/>
              <w:autoSpaceDE w:val="0"/>
              <w:autoSpaceDN w:val="0"/>
              <w:bidi w:val="0"/>
              <w:adjustRightInd/>
              <w:snapToGrid/>
              <w:spacing w:before="0"/>
              <w:ind w:left="0" w:right="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本章节只做了解，可融入前面的章节中讲解</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sectPr>
          <w:pgSz w:w="11906" w:h="16838"/>
          <w:pgMar w:top="1440" w:right="1800" w:bottom="1440" w:left="1800" w:header="851" w:footer="992" w:gutter="0"/>
          <w:cols w:space="425" w:num="1"/>
          <w:docGrid w:type="lines" w:linePitch="312" w:charSpace="0"/>
        </w:sectPr>
      </w:pPr>
    </w:p>
    <w:tbl>
      <w:tblPr>
        <w:tblStyle w:val="7"/>
        <w:tblW w:w="92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
        <w:gridCol w:w="832"/>
        <w:gridCol w:w="86"/>
        <w:gridCol w:w="1347"/>
        <w:gridCol w:w="2118"/>
        <w:gridCol w:w="1856"/>
        <w:gridCol w:w="332"/>
        <w:gridCol w:w="867"/>
        <w:gridCol w:w="10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课题（章节）</w:t>
            </w:r>
          </w:p>
        </w:tc>
        <w:tc>
          <w:tcPr>
            <w:tcW w:w="532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w:t>
            </w:r>
            <w:r>
              <w:rPr>
                <w:rFonts w:hint="eastAsia" w:ascii="宋体" w:hAnsi="宋体" w:eastAsia="宋体" w:cs="宋体"/>
                <w:color w:val="auto"/>
                <w:sz w:val="21"/>
                <w:szCs w:val="21"/>
                <w:highlight w:val="none"/>
                <w:lang w:val="en-US" w:eastAsia="zh-CN"/>
              </w:rPr>
              <w:t>十</w:t>
            </w:r>
            <w:r>
              <w:rPr>
                <w:rFonts w:hint="eastAsia" w:ascii="宋体" w:hAnsi="宋体" w:eastAsia="宋体" w:cs="宋体"/>
                <w:color w:val="auto"/>
                <w:sz w:val="21"/>
                <w:szCs w:val="21"/>
                <w:highlight w:val="none"/>
              </w:rPr>
              <w:t>：销售数据报告生成系统</w:t>
            </w:r>
          </w:p>
        </w:tc>
        <w:tc>
          <w:tcPr>
            <w:tcW w:w="1199"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学时</w:t>
            </w:r>
          </w:p>
        </w:tc>
        <w:tc>
          <w:tcPr>
            <w:tcW w:w="107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jc w:val="center"/>
        </w:trPr>
        <w:tc>
          <w:tcPr>
            <w:tcW w:w="1681" w:type="dxa"/>
            <w:gridSpan w:val="3"/>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学情分析</w:t>
            </w: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知识能力</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3"/>
                <w:w w:val="95"/>
                <w:sz w:val="21"/>
                <w:szCs w:val="21"/>
                <w:highlight w:val="none"/>
              </w:rPr>
              <w:t>学生已掌握 Python 基础语法、简单文件操作及函数定义调用基础，对列表 / 字典等基础数据结构有一定应用能力，但未接触 Python 第三方库相关知识，不会使用 pip 工具安装和管理第三方库；对 NumPy、Pandas 数据分析逻辑、openpyxl 的 Excel 操作完全陌生，无数据可视化和报告生成的实操经验；不了解 SMTP 协议工作流程、MIME 格式规范，未接触 SSL 加密传输和邮箱授权码相关操作，同时缺乏将数据处理、报告生成、邮件发送等功能模块化整合的完整项目开发思维。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思想政治</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学生缺乏数据处理相关的严谨工程思维和模块化设计意识，对数据的真实性、规范性和完整性重视不足，数据伦理意识薄弱；实操中易忽视代码注释、复用性和细节问题，数据安全和信息保密意识欠缺，对授权码等安全凭证的使用规范理解不足；在多功能模块整合中易出现逻辑衔接问题，缺乏整体项目的闭环思维和精益求精的编程工匠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6" w:hRule="atLeast"/>
          <w:jc w:val="center"/>
        </w:trPr>
        <w:tc>
          <w:tcPr>
            <w:tcW w:w="1681" w:type="dxa"/>
            <w:gridSpan w:val="3"/>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教学目标</w:t>
            </w: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知识目标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掌握 Python 第三方库的三种安装方法（pip 工具、自定义、文件安装）及不同安装方式的适用场景，熟悉 pip 工具的基础管理命令；理解 NumPy、Pandas、openpyxl 库的核心使用逻辑，掌握销售数据生成、处理、分析及 Excel 可视化的基础原理；理解 SMTP 协议的工作流程、客户端 - 服务器架构及 MIME 格式规范，掌握 SSL 加密传输的核心原理；掌握邮箱 SMTP 授权码的生成方法、安全使用规范及配置要点。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能力目标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能熟练使用 pip 工具安装和管理 NumPy、Pandas、openpyxl 等项目所需第三方库； 能编写函数实现销售数据的模拟生成、多文件合并与基础统计分析，完成数据可视化（柱状图）及 Excel 分析报告的自动化生成；能独立配置 SMTP 服务器，生成邮箱授权码，使用 MIME 协议构建带附件的邮件对象；能实现 SSL 加密传输下的自动化邮件发送，处理邮件发送中的常见问题； 能将数据处理、报告生成、邮件发送等功能整合，实现销售数据报告生成系统的全流程自动化。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681" w:type="dxa"/>
            <w:gridSpan w:val="3"/>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color w:val="auto"/>
                <w:sz w:val="21"/>
                <w:szCs w:val="21"/>
                <w:highlight w:val="none"/>
              </w:rPr>
            </w:pPr>
          </w:p>
        </w:tc>
        <w:tc>
          <w:tcPr>
            <w:tcW w:w="1347"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思政目标</w:t>
            </w:r>
          </w:p>
        </w:tc>
        <w:tc>
          <w:tcPr>
            <w:tcW w:w="6250" w:type="dxa"/>
            <w:gridSpan w:val="5"/>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数据处理的严谨工程思维与模块化编程意识，养成规范的代码编写和实操习惯；树立正确的数据伦理意识，重视数据的真实性、完整性和规范性，提升数据分析的专业素养；增强学生的数据安全和信息保密意识，理解授权码等安全凭证的使用场景，避免敏感信息泄露； 培育精益求精的工匠精神，提升学生的项目整体整合能力和解决实际业务问题的实践能力。</w:t>
            </w:r>
            <w:r>
              <w:rPr>
                <w:rFonts w:hint="eastAsia" w:ascii="宋体" w:hAnsi="宋体" w:eastAsia="宋体" w:cs="宋体"/>
                <w:color w:val="auto"/>
                <w:spacing w:val="-3"/>
                <w:w w:val="95"/>
                <w:sz w:val="21"/>
                <w:szCs w:val="21"/>
                <w:highlight w:val="none"/>
                <w:lang w:val="zh-CN" w:eastAsia="zh-CN" w:bidi="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教学重点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掌握 Python 第三方库 pip 使用及 NumPy、Pandas、openpyxl 库的核心应用，理解 SMTP 协议与 MIME 格式，掌握 SSL 加密和授权码生成方法，实现销售数据处理、报告生成及自动化发邮件。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教学难点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运用 Python 第三方库完成销售数据分析与可视化报告生成，实现 SMTP_SSL 加密配置和带附件邮件稳定发送，整合各功能模块实现系统自动化运行。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考核要点</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能熟练使用 pip 管理第三方库、处理销售数据并生成 Excel 可视化报告，能配置 SSL 加密并自动化发送带附件邮件，能整合各模块实现系统全流程自动化。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教学方法</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讲授</w:t>
            </w:r>
            <w:r>
              <w:rPr>
                <w:rFonts w:hint="eastAsia" w:ascii="宋体" w:hAnsi="宋体" w:eastAsia="宋体" w:cs="宋体"/>
                <w:color w:val="auto"/>
                <w:sz w:val="21"/>
                <w:szCs w:val="21"/>
                <w:highlight w:val="none"/>
              </w:rPr>
              <w:t>法，演示教学法，项目教学法，实操练习法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w w:val="95"/>
                <w:sz w:val="21"/>
                <w:szCs w:val="21"/>
                <w:highlight w:val="none"/>
              </w:rPr>
              <w:t>课程</w:t>
            </w:r>
            <w:r>
              <w:rPr>
                <w:rFonts w:hint="eastAsia" w:ascii="宋体" w:hAnsi="宋体" w:eastAsia="宋体" w:cs="宋体"/>
                <w:b/>
                <w:color w:val="auto"/>
                <w:w w:val="95"/>
                <w:sz w:val="21"/>
                <w:szCs w:val="21"/>
                <w:highlight w:val="none"/>
                <w:lang w:val="en-US" w:eastAsia="zh-CN"/>
              </w:rPr>
              <w:t>类型</w:t>
            </w:r>
          </w:p>
        </w:tc>
        <w:tc>
          <w:tcPr>
            <w:tcW w:w="7597" w:type="dxa"/>
            <w:gridSpan w:val="6"/>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jc w:val="both"/>
              <w:textAlignment w:val="auto"/>
              <w:rPr>
                <w:rFonts w:hint="default" w:ascii="宋体" w:hAnsi="宋体" w:eastAsia="宋体" w:cs="宋体"/>
                <w:color w:val="auto"/>
                <w:sz w:val="21"/>
                <w:szCs w:val="21"/>
                <w:highlight w:val="none"/>
                <w:lang w:val="en-US"/>
              </w:rPr>
            </w:pPr>
            <w:r>
              <w:rPr>
                <w:rFonts w:hint="eastAsia" w:ascii="宋体" w:hAnsi="宋体" w:eastAsia="宋体" w:cs="宋体"/>
                <w:color w:val="auto"/>
                <w:sz w:val="21"/>
                <w:szCs w:val="21"/>
                <w:highlight w:val="none"/>
                <w:lang w:val="en-US" w:eastAsia="zh-CN"/>
              </w:rPr>
              <w:t>理论+实践（8学时）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2" w:hRule="atLeast"/>
          <w:jc w:val="center"/>
        </w:trPr>
        <w:tc>
          <w:tcPr>
            <w:tcW w:w="168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5"/>
                <w:sz w:val="21"/>
                <w:szCs w:val="21"/>
                <w:highlight w:val="none"/>
              </w:rPr>
              <w:t>教学资源</w:t>
            </w:r>
          </w:p>
        </w:tc>
        <w:tc>
          <w:tcPr>
            <w:tcW w:w="7597" w:type="dxa"/>
            <w:gridSpan w:val="6"/>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Chars="0" w:right="0" w:rightChars="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lang w:val="en-US" w:eastAsia="zh-CN"/>
              </w:rPr>
              <w:t>1.</w:t>
            </w:r>
            <w:r>
              <w:rPr>
                <w:rFonts w:hint="eastAsia" w:ascii="宋体" w:hAnsi="宋体" w:eastAsia="宋体" w:cs="宋体"/>
                <w:color w:val="auto"/>
                <w:spacing w:val="-3"/>
                <w:w w:val="95"/>
                <w:sz w:val="21"/>
                <w:szCs w:val="21"/>
                <w:highlight w:val="none"/>
              </w:rPr>
              <w:t>Python 第三方库安装教程、pip 常用命令对照表，NumPy、Pandas、openpyxl 库核心知识点课件及实操案例代码；</w:t>
            </w:r>
          </w:p>
          <w:p>
            <w:pPr>
              <w:pStyle w:val="11"/>
              <w:keepNext w:val="0"/>
              <w:keepLines w:val="0"/>
              <w:pageBreakBefore w:val="0"/>
              <w:widowControl w:val="0"/>
              <w:numPr>
                <w:ilvl w:val="0"/>
                <w:numId w:val="7"/>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销售数据模拟生成素材、Excel 数据处理与可视化实操任务单，销售分析报告生成模板；</w:t>
            </w:r>
          </w:p>
          <w:p>
            <w:pPr>
              <w:pStyle w:val="11"/>
              <w:keepNext w:val="0"/>
              <w:keepLines w:val="0"/>
              <w:pageBreakBefore w:val="0"/>
              <w:widowControl w:val="0"/>
              <w:numPr>
                <w:ilvl w:val="0"/>
                <w:numId w:val="7"/>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SMTP 协议工作流程示意图、MIME 格式规范资料，主流邮箱（QQ/163 等）SMTP 配置及授权码生成操作手册；</w:t>
            </w:r>
          </w:p>
          <w:p>
            <w:pPr>
              <w:pStyle w:val="11"/>
              <w:keepNext w:val="0"/>
              <w:keepLines w:val="0"/>
              <w:pageBreakBefore w:val="0"/>
              <w:widowControl w:val="0"/>
              <w:numPr>
                <w:ilvl w:val="0"/>
                <w:numId w:val="7"/>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pacing w:val="-3"/>
                <w:w w:val="95"/>
                <w:sz w:val="21"/>
                <w:szCs w:val="21"/>
                <w:highlight w:val="none"/>
              </w:rPr>
            </w:pPr>
            <w:r>
              <w:rPr>
                <w:rFonts w:hint="eastAsia" w:ascii="宋体" w:hAnsi="宋体" w:eastAsia="宋体" w:cs="宋体"/>
                <w:color w:val="auto"/>
                <w:spacing w:val="-3"/>
                <w:w w:val="95"/>
                <w:sz w:val="21"/>
                <w:szCs w:val="21"/>
                <w:highlight w:val="none"/>
              </w:rPr>
              <w:t>自动化邮件发送案例代码、带附件邮件开发实操任务单，销售数据报告生成系统整合代码模板；</w:t>
            </w:r>
          </w:p>
          <w:p>
            <w:pPr>
              <w:pStyle w:val="11"/>
              <w:keepNext w:val="0"/>
              <w:keepLines w:val="0"/>
              <w:pageBreakBefore w:val="0"/>
              <w:widowControl w:val="0"/>
              <w:numPr>
                <w:ilvl w:val="0"/>
                <w:numId w:val="7"/>
              </w:numPr>
              <w:kinsoku/>
              <w:wordWrap/>
              <w:overflowPunct/>
              <w:topLinePunct w:val="0"/>
              <w:autoSpaceDE w:val="0"/>
              <w:autoSpaceDN w:val="0"/>
              <w:bidi w:val="0"/>
              <w:adjustRightInd/>
              <w:snapToGrid/>
              <w:spacing w:before="0" w:line="240" w:lineRule="auto"/>
              <w:ind w:left="0" w:right="0" w:firstLine="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3"/>
                <w:w w:val="95"/>
                <w:sz w:val="21"/>
                <w:szCs w:val="21"/>
                <w:highlight w:val="none"/>
              </w:rPr>
              <w:t>Python 编程环境（PyCharm/IDLE）、多媒体教学课件，销售数据处理与邮件发送相关常见问题及解决办法对照表。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9278" w:type="dxa"/>
            <w:gridSpan w:val="9"/>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课程教学与设计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教学环节</w:t>
            </w:r>
          </w:p>
        </w:tc>
        <w:tc>
          <w:tcPr>
            <w:tcW w:w="3551" w:type="dxa"/>
            <w:gridSpan w:val="3"/>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教学内容与教师活动</w:t>
            </w:r>
          </w:p>
        </w:tc>
        <w:tc>
          <w:tcPr>
            <w:tcW w:w="2188"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课程思政教学目标</w:t>
            </w:r>
          </w:p>
        </w:tc>
        <w:tc>
          <w:tcPr>
            <w:tcW w:w="1944"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学生活动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课前</w:t>
            </w: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收集教学资源，挖掘数据伦理、数据安全相关思政元素，形成教学案例和实操案例，登录云班课教学平台，上传第三方库安装教程、协议资料、案例代码等学习资源，发布小组任务：课内每小组代表展示 pip 工具预习及授权码生成步骤的收获。</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引导学生形成团队协作的意识；让学生初步建立数据处理思维和数据安全保密意识，重视专业技能的规范使用。</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登录教学平台预习，梳理 pip 工具常用命令，尝试预习邮箱 SMTP 服务开启步骤，以小组为单位完成课前任务。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课中</w:t>
            </w:r>
          </w:p>
        </w:tc>
        <w:tc>
          <w:tcPr>
            <w:tcW w:w="832"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导入</w:t>
            </w: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分钟）讲解销售数据报告生成系统在企业市场营销、运营管理等自动化办公场景中的应用价值，结合企业实际案例说明数据处理规范和信息安全保密在职业工作中的重要性。</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培养学生用专业技能服务企业发展的职业情操，让学生理解数据安全和规范编程对职业发展的意义。</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根据老师提出的问题，思考 Python 数据分析与自动化办公的关联，积极参与课堂讨论。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5"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832"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新课</w:t>
            </w: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70分钟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1：准备环境及收集销售数据讲解与实操</w:t>
            </w:r>
          </w:p>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 Python 第三方库三种安装方法及 pip 工具维护命令，演示 NumPy、Pandas、openpyxl 库安装实操；2. 讲解 NumPy 随机数生成、Pandas DataFrame 创建及 Excel 保存方法，演示 generate_sample_data 函数编写，指导学生实操生成模拟销售数据并保存为 Excel 文件。</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color w:val="auto"/>
                <w:spacing w:val="21"/>
                <w:sz w:val="21"/>
                <w:szCs w:val="21"/>
                <w:highlight w:val="none"/>
              </w:rPr>
              <w:t>培养学生的工具使用能力和规范操作意识，树立模块化编程思维，重视代码的实用性和可复用性。</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跟随教师演示实操安装第三方库，编写代码实现 generate_sample_data 函数，生成模拟销售数据，调试并验证文件生成结果。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1"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832"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3551" w:type="dxa"/>
            <w:gridSpan w:val="3"/>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2：处理与分析销售数据讲解与实操</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 讲解 os.listdir 文件筛选、pd.concat 数据合并方法，演示 merge_data 函数编写，指导学生实操合并多月份销售数据；2. 讲解 Pandas 基础统计分析方法，演示 analyze_data 函数编写，指导学生实操完成销售数据核心指标分析。</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培养学生的数据处理工程思维，重视数据的完整性和分析结果的准确性，提升主动探究和解决问题的能力。</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编写 merge_data 和 analyze_data 函数，完成销售数据合并与统计分析，小组间互相验证分析结果的正确性。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5"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832"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3551" w:type="dxa"/>
            <w:gridSpan w:val="3"/>
          </w:tcPr>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rightChars="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80分钟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3：实现数据可视化与报告生成讲解与实操</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1. 讲解 openpyxl 中 BarChart、Reference 类使用，演示 Excel 柱状图创建实操；2. 讲解 generate_report 函数编写逻辑，演示带柱状图的 Excel 分析报告生成，指导学生实操生成包含数据摘要和趋势图表的销售报告。</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培养学生的数据可视化思维，重视分析报告的规范性和可读性，培育精益求精的实操精神。</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编写代码实现 Excel 柱状图创建，完成 generate_report 函数编写，生成销售分析报告，检查报告的完整性和图表的规范性。。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5" w:hRule="atLeast"/>
          <w:jc w:val="center"/>
        </w:trPr>
        <w:tc>
          <w:tcPr>
            <w:tcW w:w="763"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color w:val="auto"/>
                <w:sz w:val="21"/>
                <w:szCs w:val="21"/>
                <w:highlight w:val="none"/>
              </w:rPr>
              <w:t>课中</w:t>
            </w:r>
          </w:p>
        </w:tc>
        <w:tc>
          <w:tcPr>
            <w:tcW w:w="832" w:type="dxa"/>
            <w:vMerge w:val="restart"/>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center"/>
              <w:textAlignment w:val="auto"/>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新课</w:t>
            </w: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40分钟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4：自动化发送邮件 - 基础讲解与实操；1. 讲解 SMTP 协议工作流程、加密端口使用及授权码作用，演示主流邮箱授权码生成实操；2. 讲解 Python 中 SMTP 授权码的使用方法，演示 SMTP_SSL 服务器连接与登录验证，指导学生实操完成邮箱登录测试。</w:t>
            </w:r>
          </w:p>
        </w:tc>
        <w:tc>
          <w:tcPr>
            <w:tcW w:w="218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13"/>
                <w:sz w:val="21"/>
                <w:szCs w:val="21"/>
                <w:highlight w:val="none"/>
              </w:rPr>
              <w:t>增强学生的数据安全和信息保密意识，规范安全凭证的使用，培养符合行业要求的网络操作素养。</w:t>
            </w:r>
          </w:p>
        </w:tc>
        <w:tc>
          <w:tcPr>
            <w:tcW w:w="1944"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完成个人邮箱授权码生成，编写代码实现 SMTP_SSL 连接与登录验证，排查并解决连接、授权中的常见问题。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4" w:hRule="atLeast"/>
          <w:jc w:val="center"/>
        </w:trPr>
        <w:tc>
          <w:tcPr>
            <w:tcW w:w="763"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p>
        </w:tc>
        <w:tc>
          <w:tcPr>
            <w:tcW w:w="832" w:type="dxa"/>
            <w:vMerge w:val="continue"/>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firstLine="0" w:firstLineChars="0"/>
              <w:jc w:val="center"/>
              <w:textAlignment w:val="auto"/>
              <w:rPr>
                <w:rFonts w:hint="eastAsia" w:ascii="宋体" w:hAnsi="宋体" w:eastAsia="宋体" w:cs="宋体"/>
                <w:b/>
                <w:bCs/>
                <w:color w:val="auto"/>
                <w:sz w:val="21"/>
                <w:szCs w:val="21"/>
                <w:highlight w:val="none"/>
                <w:lang w:val="en-US" w:eastAsia="zh-CN"/>
              </w:rPr>
            </w:pP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30分钟</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任务 4：自动化发送邮件 - 实现讲解与实操；1. 讲解 MIME 格式及 MIMEMultipart、MIMEText、MIMEApplication 类使用，演示带 Excel 附件的邮件对象构建；2. 演示 send_email 函数编写，指导学生实操实现销售报告的加密邮件自动化发送，验证邮件接收及附件完整性。</w:t>
            </w:r>
          </w:p>
        </w:tc>
        <w:tc>
          <w:tcPr>
            <w:tcW w:w="2188"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jc w:val="both"/>
              <w:textAlignment w:val="auto"/>
              <w:rPr>
                <w:rFonts w:hint="eastAsia" w:ascii="宋体" w:hAnsi="宋体" w:eastAsia="宋体" w:cs="宋体"/>
                <w:color w:val="auto"/>
                <w:spacing w:val="-13"/>
                <w:sz w:val="21"/>
                <w:szCs w:val="21"/>
                <w:highlight w:val="none"/>
              </w:rPr>
            </w:pPr>
            <w:r>
              <w:rPr>
                <w:rFonts w:hint="eastAsia" w:ascii="宋体" w:hAnsi="宋体" w:eastAsia="宋体" w:cs="宋体"/>
                <w:color w:val="auto"/>
                <w:spacing w:val="-13"/>
                <w:sz w:val="21"/>
                <w:szCs w:val="21"/>
                <w:highlight w:val="none"/>
              </w:rPr>
              <w:t>培养学生的模块化整合思维，重视程序的异常处理和用户体验，提升解决实际业务问题的能力。</w:t>
            </w:r>
          </w:p>
        </w:tc>
        <w:tc>
          <w:tcPr>
            <w:tcW w:w="1944" w:type="dxa"/>
            <w:gridSpan w:val="2"/>
            <w:vAlign w:val="top"/>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leftChars="0" w:right="0" w:righ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编写 send_email 函数，构建带附件的邮件对象，实现自动化发送加密邮件，测试邮件发送和接收效果</w:t>
            </w:r>
            <w:r>
              <w:rPr>
                <w:rFonts w:hint="eastAsia" w:ascii="宋体" w:hAnsi="宋体" w:eastAsia="宋体" w:cs="宋体"/>
                <w:color w:val="auto"/>
                <w:sz w:val="21"/>
                <w:szCs w:val="21"/>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jc w:val="center"/>
        </w:trPr>
        <w:tc>
          <w:tcPr>
            <w:tcW w:w="763" w:type="dxa"/>
            <w:vMerge w:val="continue"/>
            <w:tcBorders>
              <w:top w:val="nil"/>
            </w:tcBorders>
            <w:vAlign w:val="center"/>
          </w:tcPr>
          <w:p>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color w:val="auto"/>
                <w:sz w:val="21"/>
                <w:szCs w:val="21"/>
                <w:highlight w:val="none"/>
              </w:rPr>
            </w:pPr>
          </w:p>
        </w:tc>
        <w:tc>
          <w:tcPr>
            <w:tcW w:w="832" w:type="dxa"/>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小结</w:t>
            </w:r>
          </w:p>
        </w:tc>
        <w:tc>
          <w:tcPr>
            <w:tcW w:w="3551" w:type="dxa"/>
            <w:gridSpan w:val="3"/>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分钟）对本次课程四个任务的核心内容和实操要点进行全面总结，梳理系统各模块的衔接逻辑，鼓励学生将数据分析与自动化编程能力结合职业发展，重视代码规范和数据安全保密。</w:t>
            </w:r>
          </w:p>
        </w:tc>
        <w:tc>
          <w:tcPr>
            <w:tcW w:w="2188"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强化学生的数据处理工程思维和模块化整合意识，巩固数据安全和保密意识，引导学生将专业学习与职业发展紧密结合。</w:t>
            </w:r>
          </w:p>
        </w:tc>
        <w:tc>
          <w:tcPr>
            <w:tcW w:w="1944" w:type="dxa"/>
            <w:gridSpan w:val="2"/>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记录老师的点评和总结要点，梳理课程知识体系，思考自身实操中的问题及改进方法。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课后作业</w:t>
            </w:r>
          </w:p>
        </w:tc>
        <w:tc>
          <w:tcPr>
            <w:tcW w:w="7683" w:type="dxa"/>
            <w:gridSpan w:val="7"/>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通过网络梳理 Python 数据分析常用第三方库（Matplotlib、Seaborn）的应用场景；2. 完善销售数据报告生成系统代码，为所有函数添加详细注释；3. 尝试为系统添加销售数据异常值检测功能，优化数据分析结果。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5" w:hRule="atLeast"/>
          <w:jc w:val="center"/>
        </w:trPr>
        <w:tc>
          <w:tcPr>
            <w:tcW w:w="1595" w:type="dxa"/>
            <w:gridSpan w:val="2"/>
            <w:vAlign w:val="center"/>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教学反思</w:t>
            </w:r>
          </w:p>
        </w:tc>
        <w:tc>
          <w:tcPr>
            <w:tcW w:w="7683" w:type="dxa"/>
            <w:gridSpan w:val="7"/>
          </w:tcPr>
          <w:p>
            <w:pPr>
              <w:pStyle w:val="11"/>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0" w:firstLineChars="0"/>
              <w:textAlignment w:val="auto"/>
              <w:rPr>
                <w:rFonts w:hint="eastAsia" w:ascii="宋体" w:hAnsi="宋体" w:eastAsia="宋体" w:cs="宋体"/>
                <w:b/>
                <w:bCs/>
                <w:color w:val="auto"/>
                <w:sz w:val="21"/>
                <w:szCs w:val="21"/>
                <w:highlight w:val="none"/>
              </w:rPr>
            </w:pPr>
            <w:r>
              <w:rPr>
                <w:rFonts w:hint="eastAsia" w:ascii="宋体" w:hAnsi="宋体" w:eastAsia="宋体" w:cs="宋体"/>
                <w:color w:val="auto"/>
                <w:sz w:val="21"/>
                <w:szCs w:val="21"/>
                <w:highlight w:val="none"/>
                <w:lang w:eastAsia="zh-CN"/>
              </w:rPr>
              <w:t>本章节只做了解，可融入前面的章节中讲解</w:t>
            </w:r>
          </w:p>
        </w:tc>
      </w:tr>
    </w:tbl>
    <w:p>
      <w:pPr>
        <w:keepNext w:val="0"/>
        <w:keepLines w:val="0"/>
        <w:pageBreakBefore w:val="0"/>
        <w:widowControl w:val="0"/>
        <w:kinsoku/>
        <w:wordWrap/>
        <w:overflowPunct/>
        <w:topLinePunct w:val="0"/>
        <w:autoSpaceDE w:val="0"/>
        <w:autoSpaceDN w:val="0"/>
        <w:bidi w:val="0"/>
        <w:adjustRightInd/>
        <w:snapToGrid/>
        <w:spacing w:line="240" w:lineRule="auto"/>
        <w:ind w:left="0" w:right="0" w:firstLine="0" w:firstLineChars="0"/>
        <w:textAlignment w:val="auto"/>
        <w:rPr>
          <w:rFonts w:hint="default" w:eastAsia="宋体"/>
          <w:lang w:val="en-US" w:eastAsia="zh-CN"/>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moder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F1F3898-EF1E-4BFE-A113-8E3ACFAEC8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0E61CEE5-4204-4EA3-9586-0802BE68ED06}"/>
  </w:font>
  <w:font w:name="方正小标宋_GBK">
    <w:panose1 w:val="03000509000000000000"/>
    <w:charset w:val="86"/>
    <w:family w:val="script"/>
    <w:pitch w:val="default"/>
    <w:sig w:usb0="00000001" w:usb1="080E0000" w:usb2="00000000" w:usb3="00000000" w:csb0="00040000" w:csb1="00000000"/>
    <w:embedRegular r:id="rId3" w:fontKey="{F4EB2A26-7543-47C2-A49F-CD1367A2B648}"/>
  </w:font>
  <w:font w:name="方正小标宋简体">
    <w:panose1 w:val="02010601030101010101"/>
    <w:charset w:val="86"/>
    <w:family w:val="auto"/>
    <w:pitch w:val="default"/>
    <w:sig w:usb0="00000001" w:usb1="080E0000" w:usb2="00000000" w:usb3="00000000" w:csb0="00040000" w:csb1="00000000"/>
    <w:embedRegular r:id="rId4" w:fontKey="{B293E6BB-1D07-48D5-8D55-AEF1145C2E4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32"/>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- 80 -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3aO4V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hRDOFHZ1+fD/9fDj9+kagA0Ct9TP4bSw8Q/fOdFj0oPdQxrm7&#10;yql4YyICO6A+XuAVXSA8Bk0n02kOE4dteCB/9hhunQ/vhVEkCgV12F+ClR3WPvSug0usps2qkTLt&#10;UGrSFvTq9d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Hq3aO4VAgAAFQQAAA4AAAAAAAAA&#10;AQAgAAAAHwEAAGRycy9lMm9Eb2MueG1sUEsFBgAAAAAGAAYAWQEAAKY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- 80 -</w:t>
                    </w:r>
                    <w:r>
                      <w:fldChar w:fldCharType="end"/>
                    </w: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1671320</wp:posOffset>
              </wp:positionH>
              <wp:positionV relativeFrom="page">
                <wp:posOffset>9846945</wp:posOffset>
              </wp:positionV>
              <wp:extent cx="203835" cy="20383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w="9525">
                        <a:noFill/>
                      </a:ln>
                    </wps:spPr>
                    <wps:txbx>
                      <w:txbxContent>
                        <w:p>
                          <w:pPr>
                            <w:spacing w:before="0" w:line="321" w:lineRule="exact"/>
                            <w:ind w:left="20" w:right="0" w:firstLine="0"/>
                            <w:jc w:val="left"/>
                            <w:rPr>
                              <w:rFonts w:ascii="宋体" w:hAnsi="宋体"/>
                              <w:sz w:val="28"/>
                            </w:rPr>
                          </w:pPr>
                        </w:p>
                      </w:txbxContent>
                    </wps:txbx>
                    <wps:bodyPr lIns="0" tIns="0" rIns="0" bIns="0" upright="1"/>
                  </wps:wsp>
                </a:graphicData>
              </a:graphic>
            </wp:anchor>
          </w:drawing>
        </mc:Choice>
        <mc:Fallback>
          <w:pict>
            <v:shape id="_x0000_s1026" o:spid="_x0000_s1026" o:spt="202" type="#_x0000_t202" style="position:absolute;left:0pt;margin-left:131.6pt;margin-top:775.35pt;height:16.05pt;width:16.05pt;mso-position-horizontal-relative:page;mso-position-vertical-relative:page;z-index:-251657216;mso-width-relative:page;mso-height-relative:page;" filled="f" stroked="f" coordsize="21600,21600" o:gfxdata="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9iqT3NsAAAANAQAA&#10;DwAAAAAAAAABACAAAAAiAAAAZHJzL2Rvd25yZXYueG1sUEsBAhQAFAAAAAgAh07iQGWpP8GkAQAA&#10;LgMAAA4AAAAAAAAAAQAgAAAAKgEAAGRycy9lMm9Eb2MueG1sUEsFBgAAAAAGAAYAWQEAAEAFAAAA&#10;AA==&#10;">
              <v:fill on="f" focussize="0,0"/>
              <v:stroke on="f"/>
              <v:imagedata o:title=""/>
              <o:lock v:ext="edit" aspectratio="f"/>
              <v:textbox inset="0mm,0mm,0mm,0mm">
                <w:txbxContent>
                  <w:p>
                    <w:pPr>
                      <w:spacing w:before="0" w:line="321" w:lineRule="exact"/>
                      <w:ind w:left="20" w:right="0" w:firstLine="0"/>
                      <w:jc w:val="left"/>
                      <w:rPr>
                        <w:rFonts w:ascii="宋体" w:hAnsi="宋体"/>
                        <w:sz w:val="2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仿宋_GB2312" w:hAnsi="仿宋_GB2312" w:eastAsia="仿宋_GB2312" w:cs="仿宋_GB2312"/>
                              <w:b/>
                              <w:bCs/>
                              <w:sz w:val="28"/>
                              <w:szCs w:val="28"/>
                            </w:rPr>
                            <w:fldChar w:fldCharType="begin"/>
                          </w:r>
                          <w:r>
                            <w:rPr>
                              <w:rFonts w:hint="eastAsia" w:ascii="仿宋_GB2312" w:hAnsi="仿宋_GB2312" w:eastAsia="仿宋_GB2312" w:cs="仿宋_GB2312"/>
                              <w:b/>
                              <w:bCs/>
                              <w:sz w:val="28"/>
                              <w:szCs w:val="28"/>
                            </w:rPr>
                            <w:instrText xml:space="preserve"> PAGE  \* MERGEFORMAT </w:instrText>
                          </w:r>
                          <w:r>
                            <w:rPr>
                              <w:rFonts w:hint="eastAsia" w:ascii="仿宋_GB2312" w:hAnsi="仿宋_GB2312" w:eastAsia="仿宋_GB2312" w:cs="仿宋_GB2312"/>
                              <w:b/>
                              <w:bCs/>
                              <w:sz w:val="28"/>
                              <w:szCs w:val="28"/>
                            </w:rPr>
                            <w:fldChar w:fldCharType="separate"/>
                          </w:r>
                          <w:r>
                            <w:rPr>
                              <w:rFonts w:hint="eastAsia" w:ascii="仿宋_GB2312" w:hAnsi="仿宋_GB2312" w:eastAsia="仿宋_GB2312" w:cs="仿宋_GB2312"/>
                              <w:b/>
                              <w:bCs/>
                              <w:sz w:val="28"/>
                              <w:szCs w:val="28"/>
                            </w:rPr>
                            <w:t>- 48 -</w:t>
                          </w:r>
                          <w:r>
                            <w:rPr>
                              <w:rFonts w:hint="eastAsia" w:ascii="仿宋_GB2312" w:hAnsi="仿宋_GB2312" w:eastAsia="仿宋_GB2312" w:cs="仿宋_GB2312"/>
                              <w:b/>
                              <w:bC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I3F45UVAgAAFQQAAA4AAAAAAAAA&#10;AQAgAAAAHwEAAGRycy9lMm9Eb2MueG1sUEsFBgAAAAAGAAYAWQEAAKYFAAAAAA==&#10;">
              <v:fill on="f" focussize="0,0"/>
              <v:stroke on="f" weight="0.5pt"/>
              <v:imagedata o:title=""/>
              <o:lock v:ext="edit" aspectratio="f"/>
              <v:textbox inset="0mm,0mm,0mm,0mm" style="mso-fit-shape-to-text:t;">
                <w:txbxContent>
                  <w:p>
                    <w:pPr>
                      <w:pStyle w:val="5"/>
                    </w:pPr>
                    <w:r>
                      <w:rPr>
                        <w:rFonts w:hint="eastAsia" w:ascii="仿宋_GB2312" w:hAnsi="仿宋_GB2312" w:eastAsia="仿宋_GB2312" w:cs="仿宋_GB2312"/>
                        <w:b/>
                        <w:bCs/>
                        <w:sz w:val="28"/>
                        <w:szCs w:val="28"/>
                      </w:rPr>
                      <w:fldChar w:fldCharType="begin"/>
                    </w:r>
                    <w:r>
                      <w:rPr>
                        <w:rFonts w:hint="eastAsia" w:ascii="仿宋_GB2312" w:hAnsi="仿宋_GB2312" w:eastAsia="仿宋_GB2312" w:cs="仿宋_GB2312"/>
                        <w:b/>
                        <w:bCs/>
                        <w:sz w:val="28"/>
                        <w:szCs w:val="28"/>
                      </w:rPr>
                      <w:instrText xml:space="preserve"> PAGE  \* MERGEFORMAT </w:instrText>
                    </w:r>
                    <w:r>
                      <w:rPr>
                        <w:rFonts w:hint="eastAsia" w:ascii="仿宋_GB2312" w:hAnsi="仿宋_GB2312" w:eastAsia="仿宋_GB2312" w:cs="仿宋_GB2312"/>
                        <w:b/>
                        <w:bCs/>
                        <w:sz w:val="28"/>
                        <w:szCs w:val="28"/>
                      </w:rPr>
                      <w:fldChar w:fldCharType="separate"/>
                    </w:r>
                    <w:r>
                      <w:rPr>
                        <w:rFonts w:hint="eastAsia" w:ascii="仿宋_GB2312" w:hAnsi="仿宋_GB2312" w:eastAsia="仿宋_GB2312" w:cs="仿宋_GB2312"/>
                        <w:b/>
                        <w:bCs/>
                        <w:sz w:val="28"/>
                        <w:szCs w:val="28"/>
                      </w:rPr>
                      <w:t>- 48 -</w:t>
                    </w:r>
                    <w:r>
                      <w:rPr>
                        <w:rFonts w:hint="eastAsia" w:ascii="仿宋_GB2312" w:hAnsi="仿宋_GB2312" w:eastAsia="仿宋_GB2312" w:cs="仿宋_GB2312"/>
                        <w:b/>
                        <w:bCs/>
                        <w:sz w:val="28"/>
                        <w:szCs w:val="28"/>
                      </w:rPr>
                      <w:fldChar w:fldCharType="end"/>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1671320</wp:posOffset>
              </wp:positionH>
              <wp:positionV relativeFrom="page">
                <wp:posOffset>9846945</wp:posOffset>
              </wp:positionV>
              <wp:extent cx="203835" cy="203835"/>
              <wp:effectExtent l="0" t="0" r="0" b="0"/>
              <wp:wrapNone/>
              <wp:docPr id="6" name="文本框 6"/>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w="9525">
                        <a:noFill/>
                      </a:ln>
                    </wps:spPr>
                    <wps:txbx>
                      <w:txbxContent>
                        <w:p>
                          <w:pPr>
                            <w:spacing w:before="0" w:line="321" w:lineRule="exact"/>
                            <w:ind w:left="20" w:right="0" w:firstLine="0"/>
                            <w:jc w:val="left"/>
                            <w:rPr>
                              <w:rFonts w:ascii="宋体" w:hAnsi="宋体"/>
                              <w:sz w:val="28"/>
                            </w:rPr>
                          </w:pPr>
                        </w:p>
                      </w:txbxContent>
                    </wps:txbx>
                    <wps:bodyPr lIns="0" tIns="0" rIns="0" bIns="0" upright="1"/>
                  </wps:wsp>
                </a:graphicData>
              </a:graphic>
            </wp:anchor>
          </w:drawing>
        </mc:Choice>
        <mc:Fallback>
          <w:pict>
            <v:shape id="_x0000_s1026" o:spid="_x0000_s1026" o:spt="202" type="#_x0000_t202" style="position:absolute;left:0pt;margin-left:131.6pt;margin-top:775.35pt;height:16.05pt;width:16.05pt;mso-position-horizontal-relative:page;mso-position-vertical-relative:page;z-index:-251654144;mso-width-relative:page;mso-height-relative:page;" filled="f" stroked="f" coordsize="21600,21600" o:gfxdata="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2KpPc2wAAAA0BAAAP&#10;AAAAAAAAAAEAIAAAACIAAABkcnMvZG93bnJldi54bWxQSwECFAAUAAAACACHTuJAWGMrA6MBAAAs&#10;AwAADgAAAAAAAAABACAAAAAqAQAAZHJzL2Uyb0RvYy54bWxQSwUGAAAAAAYABgBZAQAAPwUAAAAA&#10;">
              <v:fill on="f" focussize="0,0"/>
              <v:stroke on="f"/>
              <v:imagedata o:title=""/>
              <o:lock v:ext="edit" aspectratio="f"/>
              <v:textbox inset="0mm,0mm,0mm,0mm">
                <w:txbxContent>
                  <w:p>
                    <w:pPr>
                      <w:spacing w:before="0" w:line="321" w:lineRule="exact"/>
                      <w:ind w:left="20" w:right="0" w:firstLine="0"/>
                      <w:jc w:val="left"/>
                      <w:rPr>
                        <w:rFonts w:ascii="宋体" w:hAnsi="宋体"/>
                        <w:sz w:val="2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8C7BC7"/>
    <w:multiLevelType w:val="singleLevel"/>
    <w:tmpl w:val="908C7BC7"/>
    <w:lvl w:ilvl="0" w:tentative="0">
      <w:start w:val="1"/>
      <w:numFmt w:val="bullet"/>
      <w:lvlText w:val=""/>
      <w:lvlJc w:val="left"/>
      <w:pPr>
        <w:tabs>
          <w:tab w:val="left" w:pos="420"/>
        </w:tabs>
        <w:ind w:left="840" w:hanging="420"/>
      </w:pPr>
      <w:rPr>
        <w:rFonts w:hint="default" w:ascii="Wingdings" w:hAnsi="Wingdings"/>
      </w:rPr>
    </w:lvl>
  </w:abstractNum>
  <w:abstractNum w:abstractNumId="1">
    <w:nsid w:val="CC1C68DD"/>
    <w:multiLevelType w:val="singleLevel"/>
    <w:tmpl w:val="CC1C68DD"/>
    <w:lvl w:ilvl="0" w:tentative="0">
      <w:start w:val="1"/>
      <w:numFmt w:val="decimal"/>
      <w:suff w:val="space"/>
      <w:lvlText w:val="%1."/>
      <w:lvlJc w:val="left"/>
    </w:lvl>
  </w:abstractNum>
  <w:abstractNum w:abstractNumId="2">
    <w:nsid w:val="D7F9FE59"/>
    <w:multiLevelType w:val="multilevel"/>
    <w:tmpl w:val="D7F9FE59"/>
    <w:lvl w:ilvl="0" w:tentative="0">
      <w:start w:val="1"/>
      <w:numFmt w:val="decimal"/>
      <w:lvlText w:val="%1."/>
      <w:lvlJc w:val="left"/>
      <w:pPr>
        <w:ind w:left="841" w:hanging="315"/>
        <w:jc w:val="left"/>
      </w:pPr>
      <w:rPr>
        <w:rFonts w:hint="default" w:ascii="仿宋_GB2312" w:hAnsi="仿宋_GB2312" w:eastAsia="仿宋_GB2312" w:cs="仿宋_GB2312"/>
        <w:spacing w:val="0"/>
        <w:w w:val="99"/>
        <w:sz w:val="21"/>
        <w:szCs w:val="21"/>
      </w:rPr>
    </w:lvl>
    <w:lvl w:ilvl="1" w:tentative="0">
      <w:start w:val="0"/>
      <w:numFmt w:val="bullet"/>
      <w:lvlText w:val="•"/>
      <w:lvlJc w:val="left"/>
      <w:pPr>
        <w:ind w:left="1435" w:hanging="315"/>
      </w:pPr>
      <w:rPr>
        <w:rFonts w:hint="default"/>
      </w:rPr>
    </w:lvl>
    <w:lvl w:ilvl="2" w:tentative="0">
      <w:start w:val="0"/>
      <w:numFmt w:val="bullet"/>
      <w:lvlText w:val="•"/>
      <w:lvlJc w:val="left"/>
      <w:pPr>
        <w:ind w:left="2030" w:hanging="315"/>
      </w:pPr>
      <w:rPr>
        <w:rFonts w:hint="default"/>
      </w:rPr>
    </w:lvl>
    <w:lvl w:ilvl="3" w:tentative="0">
      <w:start w:val="0"/>
      <w:numFmt w:val="bullet"/>
      <w:lvlText w:val="•"/>
      <w:lvlJc w:val="left"/>
      <w:pPr>
        <w:ind w:left="2625" w:hanging="315"/>
      </w:pPr>
      <w:rPr>
        <w:rFonts w:hint="default"/>
      </w:rPr>
    </w:lvl>
    <w:lvl w:ilvl="4" w:tentative="0">
      <w:start w:val="0"/>
      <w:numFmt w:val="bullet"/>
      <w:lvlText w:val="•"/>
      <w:lvlJc w:val="left"/>
      <w:pPr>
        <w:ind w:left="3221" w:hanging="315"/>
      </w:pPr>
      <w:rPr>
        <w:rFonts w:hint="default"/>
      </w:rPr>
    </w:lvl>
    <w:lvl w:ilvl="5" w:tentative="0">
      <w:start w:val="0"/>
      <w:numFmt w:val="bullet"/>
      <w:lvlText w:val="•"/>
      <w:lvlJc w:val="left"/>
      <w:pPr>
        <w:ind w:left="3816" w:hanging="315"/>
      </w:pPr>
      <w:rPr>
        <w:rFonts w:hint="default"/>
      </w:rPr>
    </w:lvl>
    <w:lvl w:ilvl="6" w:tentative="0">
      <w:start w:val="0"/>
      <w:numFmt w:val="bullet"/>
      <w:lvlText w:val="•"/>
      <w:lvlJc w:val="left"/>
      <w:pPr>
        <w:ind w:left="4411" w:hanging="315"/>
      </w:pPr>
      <w:rPr>
        <w:rFonts w:hint="default"/>
      </w:rPr>
    </w:lvl>
    <w:lvl w:ilvl="7" w:tentative="0">
      <w:start w:val="0"/>
      <w:numFmt w:val="bullet"/>
      <w:lvlText w:val="•"/>
      <w:lvlJc w:val="left"/>
      <w:pPr>
        <w:ind w:left="5007" w:hanging="315"/>
      </w:pPr>
      <w:rPr>
        <w:rFonts w:hint="default"/>
      </w:rPr>
    </w:lvl>
    <w:lvl w:ilvl="8" w:tentative="0">
      <w:start w:val="0"/>
      <w:numFmt w:val="bullet"/>
      <w:lvlText w:val="•"/>
      <w:lvlJc w:val="left"/>
      <w:pPr>
        <w:ind w:left="5602" w:hanging="315"/>
      </w:pPr>
      <w:rPr>
        <w:rFonts w:hint="default"/>
      </w:rPr>
    </w:lvl>
  </w:abstractNum>
  <w:abstractNum w:abstractNumId="3">
    <w:nsid w:val="DCBA6B53"/>
    <w:multiLevelType w:val="multilevel"/>
    <w:tmpl w:val="DCBA6B53"/>
    <w:lvl w:ilvl="0" w:tentative="0">
      <w:start w:val="1"/>
      <w:numFmt w:val="decimal"/>
      <w:lvlText w:val="%1."/>
      <w:lvlJc w:val="left"/>
      <w:pPr>
        <w:ind w:left="738" w:hanging="212"/>
        <w:jc w:val="left"/>
      </w:pPr>
      <w:rPr>
        <w:rFonts w:hint="default" w:ascii="仿宋_GB2312" w:hAnsi="仿宋_GB2312" w:eastAsia="仿宋_GB2312" w:cs="仿宋_GB2312"/>
        <w:spacing w:val="1"/>
        <w:w w:val="99"/>
        <w:sz w:val="19"/>
        <w:szCs w:val="19"/>
      </w:rPr>
    </w:lvl>
    <w:lvl w:ilvl="1" w:tentative="0">
      <w:start w:val="0"/>
      <w:numFmt w:val="bullet"/>
      <w:lvlText w:val="•"/>
      <w:lvlJc w:val="left"/>
      <w:pPr>
        <w:ind w:left="1345" w:hanging="212"/>
      </w:pPr>
      <w:rPr>
        <w:rFonts w:hint="default"/>
      </w:rPr>
    </w:lvl>
    <w:lvl w:ilvl="2" w:tentative="0">
      <w:start w:val="0"/>
      <w:numFmt w:val="bullet"/>
      <w:lvlText w:val="•"/>
      <w:lvlJc w:val="left"/>
      <w:pPr>
        <w:ind w:left="1950" w:hanging="212"/>
      </w:pPr>
      <w:rPr>
        <w:rFonts w:hint="default"/>
      </w:rPr>
    </w:lvl>
    <w:lvl w:ilvl="3" w:tentative="0">
      <w:start w:val="0"/>
      <w:numFmt w:val="bullet"/>
      <w:lvlText w:val="•"/>
      <w:lvlJc w:val="left"/>
      <w:pPr>
        <w:ind w:left="2555" w:hanging="212"/>
      </w:pPr>
      <w:rPr>
        <w:rFonts w:hint="default"/>
      </w:rPr>
    </w:lvl>
    <w:lvl w:ilvl="4" w:tentative="0">
      <w:start w:val="0"/>
      <w:numFmt w:val="bullet"/>
      <w:lvlText w:val="•"/>
      <w:lvlJc w:val="left"/>
      <w:pPr>
        <w:ind w:left="3161" w:hanging="212"/>
      </w:pPr>
      <w:rPr>
        <w:rFonts w:hint="default"/>
      </w:rPr>
    </w:lvl>
    <w:lvl w:ilvl="5" w:tentative="0">
      <w:start w:val="0"/>
      <w:numFmt w:val="bullet"/>
      <w:lvlText w:val="•"/>
      <w:lvlJc w:val="left"/>
      <w:pPr>
        <w:ind w:left="3766" w:hanging="212"/>
      </w:pPr>
      <w:rPr>
        <w:rFonts w:hint="default"/>
      </w:rPr>
    </w:lvl>
    <w:lvl w:ilvl="6" w:tentative="0">
      <w:start w:val="0"/>
      <w:numFmt w:val="bullet"/>
      <w:lvlText w:val="•"/>
      <w:lvlJc w:val="left"/>
      <w:pPr>
        <w:ind w:left="4371" w:hanging="212"/>
      </w:pPr>
      <w:rPr>
        <w:rFonts w:hint="default"/>
      </w:rPr>
    </w:lvl>
    <w:lvl w:ilvl="7" w:tentative="0">
      <w:start w:val="0"/>
      <w:numFmt w:val="bullet"/>
      <w:lvlText w:val="•"/>
      <w:lvlJc w:val="left"/>
      <w:pPr>
        <w:ind w:left="4977" w:hanging="212"/>
      </w:pPr>
      <w:rPr>
        <w:rFonts w:hint="default"/>
      </w:rPr>
    </w:lvl>
    <w:lvl w:ilvl="8" w:tentative="0">
      <w:start w:val="0"/>
      <w:numFmt w:val="bullet"/>
      <w:lvlText w:val="•"/>
      <w:lvlJc w:val="left"/>
      <w:pPr>
        <w:ind w:left="5582" w:hanging="212"/>
      </w:pPr>
      <w:rPr>
        <w:rFonts w:hint="default"/>
      </w:rPr>
    </w:lvl>
  </w:abstractNum>
  <w:abstractNum w:abstractNumId="4">
    <w:nsid w:val="244A9929"/>
    <w:multiLevelType w:val="singleLevel"/>
    <w:tmpl w:val="244A9929"/>
    <w:lvl w:ilvl="0" w:tentative="0">
      <w:start w:val="1"/>
      <w:numFmt w:val="decimal"/>
      <w:suff w:val="space"/>
      <w:lvlText w:val="%1."/>
      <w:lvlJc w:val="left"/>
    </w:lvl>
  </w:abstractNum>
  <w:abstractNum w:abstractNumId="5">
    <w:nsid w:val="623CE96C"/>
    <w:multiLevelType w:val="singleLevel"/>
    <w:tmpl w:val="623CE96C"/>
    <w:lvl w:ilvl="0" w:tentative="0">
      <w:start w:val="1"/>
      <w:numFmt w:val="decimal"/>
      <w:suff w:val="nothing"/>
      <w:lvlText w:val="（%1）"/>
      <w:lvlJc w:val="left"/>
    </w:lvl>
  </w:abstractNum>
  <w:abstractNum w:abstractNumId="6">
    <w:nsid w:val="6F34F832"/>
    <w:multiLevelType w:val="singleLevel"/>
    <w:tmpl w:val="6F34F832"/>
    <w:lvl w:ilvl="0" w:tentative="0">
      <w:start w:val="1"/>
      <w:numFmt w:val="decimal"/>
      <w:suff w:val="space"/>
      <w:lvlText w:val="%1."/>
      <w:lvlJc w:val="left"/>
    </w:lvl>
  </w:abstractNum>
  <w:num w:numId="1">
    <w:abstractNumId w:val="3"/>
  </w:num>
  <w:num w:numId="2">
    <w:abstractNumId w:val="2"/>
  </w:num>
  <w:num w:numId="3">
    <w:abstractNumId w:val="1"/>
  </w:num>
  <w:num w:numId="4">
    <w:abstractNumId w:val="5"/>
  </w:num>
  <w:num w:numId="5">
    <w:abstractNumId w:val="0"/>
  </w:num>
  <w:num w:numId="6">
    <w:abstractNumId w:val="6"/>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ratuitous">
    <w15:presenceInfo w15:providerId="None" w15:userId="gratuito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61172"/>
    <w:rsid w:val="03E36D3D"/>
    <w:rsid w:val="0A670558"/>
    <w:rsid w:val="105E41AB"/>
    <w:rsid w:val="183565D8"/>
    <w:rsid w:val="18F91880"/>
    <w:rsid w:val="21C46227"/>
    <w:rsid w:val="24D45AE1"/>
    <w:rsid w:val="270311B0"/>
    <w:rsid w:val="277666BA"/>
    <w:rsid w:val="28C75EF8"/>
    <w:rsid w:val="2C752CC2"/>
    <w:rsid w:val="2DE328B9"/>
    <w:rsid w:val="32CC0FF0"/>
    <w:rsid w:val="35D22DC1"/>
    <w:rsid w:val="38B61172"/>
    <w:rsid w:val="3ADC5BDD"/>
    <w:rsid w:val="3F9F659F"/>
    <w:rsid w:val="4C630FB3"/>
    <w:rsid w:val="4F93631E"/>
    <w:rsid w:val="53B379D6"/>
    <w:rsid w:val="642C58B4"/>
    <w:rsid w:val="739A3E92"/>
    <w:rsid w:val="7D3C6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2"/>
    <w:basedOn w:val="1"/>
    <w:next w:val="1"/>
    <w:semiHidden/>
    <w:unhideWhenUsed/>
    <w:qFormat/>
    <w:uiPriority w:val="0"/>
    <w:pPr>
      <w:ind w:left="1373" w:hanging="323"/>
      <w:outlineLvl w:val="2"/>
    </w:pPr>
    <w:rPr>
      <w:rFonts w:ascii="仿宋_GB2312" w:hAnsi="仿宋_GB2312" w:eastAsia="仿宋_GB2312" w:cs="仿宋_GB2312"/>
      <w:b/>
      <w:bCs/>
      <w:sz w:val="32"/>
      <w:szCs w:val="32"/>
    </w:rPr>
  </w:style>
  <w:style w:type="paragraph" w:styleId="3">
    <w:name w:val="heading 3"/>
    <w:basedOn w:val="1"/>
    <w:next w:val="1"/>
    <w:qFormat/>
    <w:uiPriority w:val="9"/>
    <w:pPr>
      <w:keepNext/>
      <w:keepLines/>
      <w:spacing w:line="360" w:lineRule="auto"/>
      <w:ind w:firstLine="723" w:firstLineChars="200"/>
      <w:outlineLvl w:val="2"/>
    </w:pPr>
    <w:rPr>
      <w:rFonts w:ascii="Times New Roman" w:hAnsi="Times New Roman" w:eastAsia="宋体" w:cs="仿宋_GB2312"/>
      <w:b/>
      <w:bCs/>
      <w:sz w:val="28"/>
      <w:szCs w:val="32"/>
      <w:lang w:val="zh-CN" w:eastAsia="zh-CN" w:bidi="zh-CN"/>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111"/>
    </w:pPr>
    <w:rPr>
      <w:rFonts w:ascii="仿宋_GB2312" w:hAnsi="仿宋_GB2312" w:eastAsia="仿宋_GB2312" w:cs="仿宋_GB2312"/>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rFonts w:ascii="Times New Roman" w:hAnsi="Times New Roman" w:eastAsia="宋体" w:cs="Times New Roman"/>
      <w:b/>
    </w:rPr>
  </w:style>
  <w:style w:type="character" w:styleId="10">
    <w:name w:val="HTML Code"/>
    <w:basedOn w:val="8"/>
    <w:qFormat/>
    <w:uiPriority w:val="0"/>
    <w:rPr>
      <w:rFonts w:ascii="Courier New" w:hAnsi="Courier New" w:eastAsia="宋体" w:cs="Times New Roman"/>
      <w:sz w:val="20"/>
    </w:rPr>
  </w:style>
  <w:style w:type="paragraph" w:customStyle="1" w:styleId="11">
    <w:name w:val="Table Paragraph"/>
    <w:basedOn w:val="1"/>
    <w:qFormat/>
    <w:uiPriority w:val="1"/>
    <w:pPr>
      <w:spacing w:before="104"/>
      <w:ind w:left="115"/>
    </w:pPr>
    <w:rPr>
      <w:rFonts w:ascii="仿宋_GB2312" w:hAnsi="仿宋_GB2312" w:eastAsia="仿宋_GB2312" w:cs="仿宋_GB231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2874</Words>
  <Characters>3384</Characters>
  <Lines>0</Lines>
  <Paragraphs>0</Paragraphs>
  <TotalTime>0</TotalTime>
  <ScaleCrop>false</ScaleCrop>
  <LinksUpToDate>false</LinksUpToDate>
  <CharactersWithSpaces>3510</CharactersWithSpaces>
  <Application>WPS Office_11.1.0.9564_F1E327BC-269C-435d-A152-05C5408002CA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2026-02-06T11:54:00Z</dcterms:created>
  <dc:creator>马儿mm...</dc:creator>
  <cp:lastModifiedBy>马铃薯炒土豆</cp:lastModifiedBy>
  <cp:lastPrinted>2026-07-07T11:42:00Z</cp:lastPrinted>
  <dcterms:modified xsi:type="dcterms:W3CDTF">2026-07-08T11:34:30Z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2052-11.1.0.9564</vt:lpwstr>
  </property>
  <property fmtid="{D5CDD505-2E9C-101B-9397-08002B2CF9AE}" pid="3" name="ICV">
    <vt:lpwstr>687C3194E4A1473D936B27CFA1EBDCD1_11</vt:lpwstr>
  </property>
  <property fmtid="{D5CDD505-2E9C-101B-9397-08002B2CF9AE}" pid="4" name="KSOTemplateDocerSaveRecord">
    <vt:lpwstr>eyJoZGlkIjoiN2YzNjBkOTgyNWQ1YTMxYzM3MzMwNWFiODNmOWIzYWMiLCJ1c2VySWQiOiIzMjQ5NDA0ODIifQ==</vt:lpwstr>
  </property>
</Properties>
</file>